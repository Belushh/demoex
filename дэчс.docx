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37F8D" w14:textId="77777777" w:rsidR="008A2479" w:rsidRDefault="008A2479" w:rsidP="00075477">
      <w:r>
        <w:t>БД</w:t>
      </w:r>
    </w:p>
    <w:p w14:paraId="6232859F" w14:textId="25AF1354" w:rsidR="008A2479" w:rsidRDefault="008A2479" w:rsidP="00075477">
      <w:r>
        <w:t>После</w:t>
      </w:r>
      <w:r w:rsidRPr="008A2479">
        <w:t xml:space="preserve"> </w:t>
      </w:r>
      <w:r>
        <w:t>приведение</w:t>
      </w:r>
      <w:r w:rsidRPr="008A2479">
        <w:t xml:space="preserve"> </w:t>
      </w:r>
      <w:r>
        <w:t xml:space="preserve">к 3НФ в </w:t>
      </w:r>
      <w:proofErr w:type="spellStart"/>
      <w:r>
        <w:t>пг</w:t>
      </w:r>
      <w:proofErr w:type="spellEnd"/>
      <w:r>
        <w:t xml:space="preserve"> админ перенос </w:t>
      </w:r>
      <w:proofErr w:type="gramStart"/>
      <w:r>
        <w:t>всего(</w:t>
      </w:r>
      <w:proofErr w:type="gramEnd"/>
      <w:r>
        <w:t>не забудь проверить пустые строчки)</w:t>
      </w:r>
    </w:p>
    <w:p w14:paraId="48855542" w14:textId="04F37E98" w:rsidR="008A2479" w:rsidRDefault="008A2479" w:rsidP="00075477">
      <w:r>
        <w:t>Для сервера</w:t>
      </w:r>
      <w:r>
        <w:br/>
      </w:r>
      <w:r w:rsidRPr="008A2479">
        <w:rPr>
          <w:b/>
          <w:bCs/>
          <w:noProof/>
        </w:rPr>
        <w:drawing>
          <wp:inline distT="0" distB="0" distL="0" distR="0" wp14:anchorId="708BC74D" wp14:editId="6A316C21">
            <wp:extent cx="5216236" cy="4078199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8358" cy="407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4A4A" w14:textId="4EB88EDE" w:rsidR="008A2479" w:rsidRDefault="008C5F5B" w:rsidP="00075477">
      <w:pPr>
        <w:rPr>
          <w:b/>
          <w:bCs/>
        </w:rPr>
      </w:pPr>
      <w:r w:rsidRPr="008C5F5B">
        <w:rPr>
          <w:b/>
          <w:bCs/>
          <w:noProof/>
        </w:rPr>
        <w:lastRenderedPageBreak/>
        <w:drawing>
          <wp:inline distT="0" distB="0" distL="0" distR="0" wp14:anchorId="035C8502" wp14:editId="2A81C03C">
            <wp:extent cx="5940425" cy="47104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C905" w14:textId="7BA7B639" w:rsidR="008C5F5B" w:rsidRPr="008A2479" w:rsidRDefault="008C5F5B" w:rsidP="00075477">
      <w:pPr>
        <w:rPr>
          <w:b/>
          <w:bCs/>
        </w:rPr>
      </w:pPr>
      <w:r>
        <w:rPr>
          <w:b/>
          <w:bCs/>
        </w:rPr>
        <w:t>Пароль обязательно указывать который был при установке</w:t>
      </w:r>
    </w:p>
    <w:p w14:paraId="0E676739" w14:textId="77777777" w:rsidR="008A2479" w:rsidRDefault="008A2479" w:rsidP="00075477">
      <w:proofErr w:type="gramStart"/>
      <w:r>
        <w:t>Для</w:t>
      </w:r>
      <w:r w:rsidRPr="008C5F5B">
        <w:t xml:space="preserve"> </w:t>
      </w:r>
      <w:r>
        <w:t>импорт</w:t>
      </w:r>
      <w:proofErr w:type="gramEnd"/>
    </w:p>
    <w:p w14:paraId="23B09369" w14:textId="77777777" w:rsidR="008A2479" w:rsidRDefault="008A2479" w:rsidP="00075477">
      <w:pPr>
        <w:rPr>
          <w:lang w:val="en-US"/>
        </w:rPr>
      </w:pPr>
      <w:r w:rsidRPr="008A2479">
        <w:rPr>
          <w:noProof/>
          <w:lang w:val="en-US"/>
        </w:rPr>
        <w:lastRenderedPageBreak/>
        <w:drawing>
          <wp:inline distT="0" distB="0" distL="0" distR="0" wp14:anchorId="44059424" wp14:editId="65796CB9">
            <wp:extent cx="5209309" cy="421255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2874" cy="422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A16B" w14:textId="77777777" w:rsidR="008C5F5B" w:rsidRPr="008C5F5B" w:rsidRDefault="008A2479" w:rsidP="008C5F5B">
      <w:r w:rsidRPr="008A2479">
        <w:rPr>
          <w:noProof/>
          <w:lang w:val="en-US"/>
        </w:rPr>
        <w:drawing>
          <wp:inline distT="0" distB="0" distL="0" distR="0" wp14:anchorId="65CE4905" wp14:editId="6AE6EE19">
            <wp:extent cx="5940425" cy="43275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5F5B">
        <w:br/>
      </w:r>
      <w:r w:rsidRPr="008C5F5B">
        <w:br/>
      </w:r>
      <w:r w:rsidRPr="008C5F5B">
        <w:br/>
      </w:r>
      <w:r w:rsidRPr="008C5F5B">
        <w:br/>
      </w:r>
      <w:r w:rsidR="008C5F5B">
        <w:lastRenderedPageBreak/>
        <w:t>для</w:t>
      </w:r>
      <w:r w:rsidR="008C5F5B" w:rsidRPr="008C5F5B">
        <w:t xml:space="preserve"> </w:t>
      </w:r>
      <w:r w:rsidR="008C5F5B">
        <w:t>вторичного</w:t>
      </w:r>
      <w:r w:rsidR="008C5F5B" w:rsidRPr="008C5F5B">
        <w:t xml:space="preserve"> </w:t>
      </w:r>
      <w:r w:rsidR="008C5F5B">
        <w:t>ключа</w:t>
      </w:r>
      <w:r w:rsidR="008C5F5B" w:rsidRPr="008C5F5B">
        <w:br/>
      </w:r>
      <w:r w:rsidR="008C5F5B" w:rsidRPr="008C5F5B">
        <w:rPr>
          <w:lang w:val="en-US"/>
        </w:rPr>
        <w:t>ALTER</w:t>
      </w:r>
      <w:r w:rsidR="008C5F5B" w:rsidRPr="008C5F5B">
        <w:t xml:space="preserve"> </w:t>
      </w:r>
      <w:r w:rsidR="008C5F5B" w:rsidRPr="008C5F5B">
        <w:rPr>
          <w:lang w:val="en-US"/>
        </w:rPr>
        <w:t>TABLE</w:t>
      </w:r>
      <w:r w:rsidR="008C5F5B" w:rsidRPr="008C5F5B">
        <w:t xml:space="preserve"> </w:t>
      </w:r>
      <w:proofErr w:type="spellStart"/>
      <w:r w:rsidR="008C5F5B" w:rsidRPr="008C5F5B">
        <w:rPr>
          <w:lang w:val="en-US"/>
        </w:rPr>
        <w:t>zakaz</w:t>
      </w:r>
      <w:proofErr w:type="spellEnd"/>
    </w:p>
    <w:p w14:paraId="58D38447" w14:textId="77777777" w:rsidR="008C5F5B" w:rsidRPr="008C5F5B" w:rsidRDefault="008C5F5B" w:rsidP="008C5F5B">
      <w:pPr>
        <w:rPr>
          <w:lang w:val="en-US"/>
        </w:rPr>
      </w:pPr>
      <w:r w:rsidRPr="008C5F5B">
        <w:rPr>
          <w:lang w:val="en-US"/>
        </w:rPr>
        <w:t xml:space="preserve">ADD CONSTRAINT </w:t>
      </w:r>
      <w:proofErr w:type="spellStart"/>
      <w:r w:rsidRPr="008C5F5B">
        <w:rPr>
          <w:lang w:val="en-US"/>
        </w:rPr>
        <w:t>fg_adres_dos</w:t>
      </w:r>
      <w:proofErr w:type="spellEnd"/>
    </w:p>
    <w:p w14:paraId="458672AE" w14:textId="77777777" w:rsidR="008C5F5B" w:rsidRPr="008C5F5B" w:rsidRDefault="008C5F5B" w:rsidP="008C5F5B">
      <w:pPr>
        <w:rPr>
          <w:lang w:val="en-US"/>
        </w:rPr>
      </w:pPr>
      <w:r w:rsidRPr="008C5F5B">
        <w:rPr>
          <w:lang w:val="en-US"/>
        </w:rPr>
        <w:t>FOREIGN KEY (</w:t>
      </w:r>
      <w:proofErr w:type="spellStart"/>
      <w:r w:rsidRPr="008C5F5B">
        <w:rPr>
          <w:lang w:val="en-US"/>
        </w:rPr>
        <w:t>id_klient</w:t>
      </w:r>
      <w:proofErr w:type="spellEnd"/>
      <w:r w:rsidRPr="008C5F5B">
        <w:rPr>
          <w:lang w:val="en-US"/>
        </w:rPr>
        <w:t>)</w:t>
      </w:r>
    </w:p>
    <w:p w14:paraId="2946669B" w14:textId="77777777" w:rsidR="008C5F5B" w:rsidRDefault="008C5F5B" w:rsidP="008C5F5B">
      <w:pPr>
        <w:rPr>
          <w:lang w:val="en-US"/>
        </w:rPr>
      </w:pPr>
      <w:r w:rsidRPr="008C5F5B">
        <w:rPr>
          <w:lang w:val="en-US"/>
        </w:rPr>
        <w:t xml:space="preserve">REFERENCES </w:t>
      </w:r>
      <w:proofErr w:type="spellStart"/>
      <w:r w:rsidRPr="008C5F5B">
        <w:rPr>
          <w:lang w:val="en-US"/>
        </w:rPr>
        <w:t>public."Pick</w:t>
      </w:r>
      <w:proofErr w:type="spellEnd"/>
      <w:r w:rsidRPr="008C5F5B">
        <w:rPr>
          <w:lang w:val="en-US"/>
        </w:rPr>
        <w:t>-up points" (id);</w:t>
      </w:r>
    </w:p>
    <w:p w14:paraId="7BBD606B" w14:textId="2800298A" w:rsidR="00075477" w:rsidRPr="008A2479" w:rsidRDefault="008A2479" w:rsidP="008C5F5B">
      <w:pPr>
        <w:rPr>
          <w:lang w:val="en-US"/>
        </w:rPr>
      </w:pPr>
      <w:r w:rsidRPr="008A2479">
        <w:rPr>
          <w:lang w:val="en-US"/>
        </w:rPr>
        <w:br/>
      </w:r>
      <w:r w:rsidRPr="008A2479">
        <w:rPr>
          <w:lang w:val="en-US"/>
        </w:rPr>
        <w:br/>
      </w:r>
      <w:proofErr w:type="gramStart"/>
      <w:r w:rsidR="00075477" w:rsidRPr="008A2479">
        <w:rPr>
          <w:lang w:val="en-US"/>
        </w:rPr>
        <w:t>.</w:t>
      </w:r>
      <w:proofErr w:type="spellStart"/>
      <w:r w:rsidR="00075477">
        <w:rPr>
          <w:lang w:val="en-US"/>
        </w:rPr>
        <w:t>venv</w:t>
      </w:r>
      <w:proofErr w:type="spellEnd"/>
      <w:proofErr w:type="gramEnd"/>
      <w:r w:rsidR="00075477" w:rsidRPr="008A2479">
        <w:rPr>
          <w:lang w:val="en-US"/>
        </w:rPr>
        <w:t>\</w:t>
      </w:r>
      <w:r w:rsidR="00075477">
        <w:rPr>
          <w:lang w:val="en-US"/>
        </w:rPr>
        <w:t>Scripts</w:t>
      </w:r>
      <w:r w:rsidR="00075477" w:rsidRPr="008A2479">
        <w:rPr>
          <w:lang w:val="en-US"/>
        </w:rPr>
        <w:t>\</w:t>
      </w:r>
      <w:r w:rsidR="00075477">
        <w:rPr>
          <w:lang w:val="en-US"/>
        </w:rPr>
        <w:t>activate</w:t>
      </w:r>
    </w:p>
    <w:p w14:paraId="6EFA5166" w14:textId="5C7C1F41" w:rsidR="00075477" w:rsidRDefault="00075477" w:rsidP="00075477">
      <w:pPr>
        <w:rPr>
          <w:lang w:val="en-US"/>
        </w:rPr>
      </w:pPr>
      <w:r>
        <w:rPr>
          <w:lang w:val="en-US"/>
        </w:rPr>
        <w:t xml:space="preserve">pip install </w:t>
      </w:r>
      <w:proofErr w:type="spellStart"/>
      <w:r>
        <w:rPr>
          <w:lang w:val="en-US"/>
        </w:rPr>
        <w:t>django</w:t>
      </w:r>
      <w:proofErr w:type="spellEnd"/>
    </w:p>
    <w:p w14:paraId="1686E9D2" w14:textId="66D6EE9B" w:rsidR="00075477" w:rsidRPr="00075477" w:rsidRDefault="00075477" w:rsidP="00075477">
      <w:pPr>
        <w:rPr>
          <w:lang w:val="en-US"/>
        </w:rPr>
      </w:pPr>
      <w:r w:rsidRPr="00075477">
        <w:rPr>
          <w:lang w:val="en-US"/>
        </w:rPr>
        <w:t xml:space="preserve">admin </w:t>
      </w:r>
      <w:proofErr w:type="spellStart"/>
      <w:r w:rsidRPr="00075477">
        <w:rPr>
          <w:lang w:val="en-US"/>
        </w:rPr>
        <w:t>startproject</w:t>
      </w:r>
      <w:proofErr w:type="spellEnd"/>
      <w:r w:rsidRPr="00075477">
        <w:rPr>
          <w:lang w:val="en-US"/>
        </w:rPr>
        <w:t xml:space="preserve"> </w:t>
      </w:r>
      <w:proofErr w:type="spellStart"/>
      <w:proofErr w:type="gramStart"/>
      <w:r w:rsidRPr="00075477">
        <w:rPr>
          <w:lang w:val="en-US"/>
        </w:rPr>
        <w:t>myproject</w:t>
      </w:r>
      <w:proofErr w:type="spellEnd"/>
      <w:r w:rsidRPr="00075477">
        <w:rPr>
          <w:lang w:val="en-US"/>
        </w:rPr>
        <w:t xml:space="preserve"> .</w:t>
      </w:r>
      <w:proofErr w:type="gramEnd"/>
    </w:p>
    <w:p w14:paraId="55B479FC" w14:textId="5E8CA3EC" w:rsidR="00D24FB7" w:rsidRDefault="00075477" w:rsidP="00075477">
      <w:pPr>
        <w:rPr>
          <w:lang w:val="en-US"/>
        </w:rPr>
      </w:pPr>
      <w:r w:rsidRPr="00075477">
        <w:rPr>
          <w:lang w:val="en-US"/>
        </w:rPr>
        <w:t xml:space="preserve">python manage.py </w:t>
      </w:r>
      <w:proofErr w:type="spellStart"/>
      <w:r w:rsidRPr="00075477">
        <w:rPr>
          <w:lang w:val="en-US"/>
        </w:rPr>
        <w:t>startapp</w:t>
      </w:r>
      <w:proofErr w:type="spellEnd"/>
      <w:r w:rsidRPr="00075477">
        <w:rPr>
          <w:lang w:val="en-US"/>
        </w:rPr>
        <w:t xml:space="preserve"> </w:t>
      </w:r>
      <w:proofErr w:type="spellStart"/>
      <w:r w:rsidRPr="00075477">
        <w:rPr>
          <w:lang w:val="en-US"/>
        </w:rPr>
        <w:t>myapp</w:t>
      </w:r>
      <w:proofErr w:type="spellEnd"/>
    </w:p>
    <w:p w14:paraId="54798FFE" w14:textId="26D4B569" w:rsidR="00075477" w:rsidRDefault="00075477" w:rsidP="00075477">
      <w:pPr>
        <w:rPr>
          <w:lang w:val="en-US"/>
        </w:rPr>
      </w:pPr>
      <w:r>
        <w:rPr>
          <w:lang w:val="en-US"/>
        </w:rPr>
        <w:t xml:space="preserve">pip install </w:t>
      </w:r>
      <w:proofErr w:type="spellStart"/>
      <w:r>
        <w:rPr>
          <w:lang w:val="en-US"/>
        </w:rPr>
        <w:t>psycopg</w:t>
      </w:r>
      <w:proofErr w:type="spellEnd"/>
    </w:p>
    <w:p w14:paraId="658D9805" w14:textId="77777777" w:rsidR="002B09AC" w:rsidRDefault="002B09AC" w:rsidP="00075477">
      <w:pPr>
        <w:rPr>
          <w:lang w:val="en-US"/>
        </w:rPr>
      </w:pPr>
      <w:proofErr w:type="spellStart"/>
      <w:r w:rsidRPr="002B09AC">
        <w:rPr>
          <w:lang w:val="en-US"/>
        </w:rPr>
        <w:t>mkdir</w:t>
      </w:r>
      <w:proofErr w:type="spellEnd"/>
      <w:r w:rsidRPr="002B09AC">
        <w:rPr>
          <w:lang w:val="en-US"/>
        </w:rPr>
        <w:t xml:space="preserve"> templates</w:t>
      </w:r>
    </w:p>
    <w:p w14:paraId="51C8C0C3" w14:textId="4D62E23A" w:rsidR="00075477" w:rsidRDefault="00075477" w:rsidP="00075477">
      <w:pPr>
        <w:rPr>
          <w:lang w:val="en-US"/>
        </w:rPr>
      </w:pPr>
      <w:r>
        <w:rPr>
          <w:lang w:val="en-US"/>
        </w:rPr>
        <w:t>setting</w:t>
      </w:r>
    </w:p>
    <w:p w14:paraId="2E340464" w14:textId="550C0E61" w:rsidR="00075477" w:rsidRDefault="00075477" w:rsidP="00075477">
      <w:pPr>
        <w:rPr>
          <w:lang w:val="en-US"/>
        </w:rPr>
      </w:pPr>
      <w:r w:rsidRPr="00075477">
        <w:rPr>
          <w:noProof/>
          <w:lang w:val="en-US"/>
        </w:rPr>
        <w:drawing>
          <wp:inline distT="0" distB="0" distL="0" distR="0" wp14:anchorId="76804396" wp14:editId="085C393A">
            <wp:extent cx="5940425" cy="27666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94CD" w14:textId="545737B7" w:rsidR="00075477" w:rsidRDefault="00075477" w:rsidP="00075477">
      <w:pPr>
        <w:rPr>
          <w:lang w:val="en-US"/>
        </w:rPr>
      </w:pPr>
      <w:r w:rsidRPr="00075477">
        <w:rPr>
          <w:noProof/>
          <w:lang w:val="en-US"/>
        </w:rPr>
        <w:lastRenderedPageBreak/>
        <w:drawing>
          <wp:inline distT="0" distB="0" distL="0" distR="0" wp14:anchorId="3F15D434" wp14:editId="437AAD4D">
            <wp:extent cx="4544059" cy="2991267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5208" w14:textId="6108C7BC" w:rsidR="00075477" w:rsidRDefault="00075477" w:rsidP="00075477">
      <w:pPr>
        <w:rPr>
          <w:lang w:val="en-US"/>
        </w:rPr>
      </w:pPr>
      <w:r w:rsidRPr="00075477">
        <w:rPr>
          <w:noProof/>
          <w:lang w:val="en-US"/>
        </w:rPr>
        <w:drawing>
          <wp:inline distT="0" distB="0" distL="0" distR="0" wp14:anchorId="28E3715B" wp14:editId="179861F1">
            <wp:extent cx="5940425" cy="29502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CC88" w14:textId="040DE690" w:rsidR="00075477" w:rsidRDefault="00075477" w:rsidP="00075477">
      <w:pPr>
        <w:rPr>
          <w:lang w:val="en-US"/>
        </w:rPr>
      </w:pPr>
      <w:r w:rsidRPr="00075477">
        <w:rPr>
          <w:noProof/>
          <w:lang w:val="en-US"/>
        </w:rPr>
        <w:drawing>
          <wp:inline distT="0" distB="0" distL="0" distR="0" wp14:anchorId="6D969607" wp14:editId="45068979">
            <wp:extent cx="3448531" cy="167663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E7A0" w14:textId="1782AFEB" w:rsidR="002B09AC" w:rsidRPr="00687C41" w:rsidRDefault="002B09AC" w:rsidP="00075477">
      <w:pPr>
        <w:rPr>
          <w:rPrChange w:id="0" w:author="Сергей Иванов" w:date="2026-06-11T01:09:00Z">
            <w:rPr>
              <w:lang w:val="en-US"/>
            </w:rPr>
          </w:rPrChange>
        </w:rPr>
      </w:pPr>
      <w:r>
        <w:rPr>
          <w:lang w:val="en-US"/>
        </w:rPr>
        <w:t>Models</w:t>
      </w:r>
    </w:p>
    <w:p w14:paraId="71ED7CA6" w14:textId="77777777" w:rsidR="00687C41" w:rsidRPr="00687C41" w:rsidRDefault="00687C41" w:rsidP="00687C4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models.py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django.db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============================================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#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СПРАВОЧНИКИ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lastRenderedPageBreak/>
        <w:t># ============================================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Role(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models.Model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id_role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models.IntegerField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primary_key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role_sot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models.TextField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max_length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Meta: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db_table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'role'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managed =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def </w:t>
      </w:r>
      <w:r w:rsidRPr="00687C4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__str__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.role_sot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Cat(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models.Model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id_cat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models.IntegerField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primary_key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cat_tovar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models.TextField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max_length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Meta: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db_table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'cat'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managed =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def </w:t>
      </w:r>
      <w:r w:rsidRPr="00687C4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__str__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.cat_tovar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Postav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models.Model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id_postav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models.IntegerField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primary_key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postav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models.TextField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max_length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Meta: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db_table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postav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managed =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def </w:t>
      </w:r>
      <w:r w:rsidRPr="00687C4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__str__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.postav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Unit(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models.Model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id_unit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models.IntegerField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primary_key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ed_izm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models.TextField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max_length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Meta: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db_table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'unit'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managed =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def </w:t>
      </w:r>
      <w:r w:rsidRPr="00687C4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__str__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.ed_izm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Crate(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models.Model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id_create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models.IntegerField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primary_key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create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models.TextField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max_length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Meta: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db_table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'crate'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managed =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def </w:t>
      </w:r>
      <w:r w:rsidRPr="00687C4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__str__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.create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Status(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models.Model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id_status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models.IntegerField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primary_key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status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models.TextField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max_length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Meta: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db_table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'status'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managed =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def </w:t>
      </w:r>
      <w:r w:rsidRPr="00687C4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__str__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.status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Punct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models.Model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id_punct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models.IntegerField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primary_key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punct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models.TextField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max_length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Meta: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db_table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punct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managed =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def </w:t>
      </w:r>
      <w:r w:rsidRPr="00687C4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__str__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.punct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============================================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#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ОСНОВНЫЕ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ТАБЛИЦЫ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============================================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models.Model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id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models.IntegerField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primary_key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articule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models.TextField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max_length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models.TextField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max_length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id_unit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models.IntegerField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price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models.IntegerField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id_postav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models.IntegerField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id_crate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models.IntegerField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id_cat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models.IntegerField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skid_tovar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models.IntegerField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default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kol_tovar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models.IntegerField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default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about_tovar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models.TextField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blank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photo_tovar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models.TextField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blank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Meta: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db_table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tovar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managed =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def </w:t>
      </w:r>
      <w:r w:rsidRPr="00687C4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__str__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.name_tovar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calc_skidka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.skid_tovar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&gt; 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.price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(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100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.skid_tovar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/ 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.price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@property</w:t>
      </w:r>
      <w:r w:rsidRPr="00687C4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has_discount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.skid_tovar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&gt; 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@property</w:t>
      </w:r>
      <w:r w:rsidRPr="00687C4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is_high_discount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.skid_tovar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&gt; 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@property</w:t>
      </w:r>
      <w:r w:rsidRPr="00687C4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is_out_of_stock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.kol_tovar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lastRenderedPageBreak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get_unit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Unit.objects.get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id_unit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.id_unit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Unit.DoesNotExist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None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def </w:t>
      </w:r>
      <w:proofErr w:type="spellStart"/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get_postav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Postav.objects.get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id_postav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.id_postav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Postav.DoesNotExist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None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def </w:t>
      </w:r>
      <w:proofErr w:type="spellStart"/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get_crate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Crate.objects.get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id_create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.id_crate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Crate.DoesNotExist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None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def </w:t>
      </w:r>
      <w:proofErr w:type="spellStart"/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get_cat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Cat.objects.get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id_cat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.id_cat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Cat.DoesNotExist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None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class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models.Model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id_user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models.IntegerField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primary_key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role_sot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models.IntegerField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Это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ID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роли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(1, 2, 3)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fio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models.TextField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max_length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login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models.TextField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max_length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password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models.TextField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max_length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Meta: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db_table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'user'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managed =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def </w:t>
      </w:r>
      <w:r w:rsidRPr="00687C4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__str__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.login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check_password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raw_password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.password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raw_password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get_role_name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Получить</w:t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название</w:t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роли</w:t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по</w:t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ID"""</w:t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role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Role.objects.get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id_role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.role_sot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role.role_sot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Role.DoesNotExist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Неизвестно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@property</w:t>
      </w:r>
      <w:r w:rsidRPr="00687C4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role_name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Свойство</w:t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для</w:t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получения</w:t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названия</w:t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роли</w:t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.get_role_name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@property</w:t>
      </w:r>
      <w:r w:rsidRPr="00687C4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is_admin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.get_role_name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==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Администратор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@property</w:t>
      </w:r>
      <w:r w:rsidRPr="00687C4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is_manager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.get_role_name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==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Менеджер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@property</w:t>
      </w:r>
      <w:r w:rsidRPr="00687C4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lastRenderedPageBreak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is_authorized_client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.get_role_name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==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Авторизированный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клиент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Orders(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models.Model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order_id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models.IntegerField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primary_key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date_zakaz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models.DateField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data_dos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models.DateField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id_punct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models.IntegerField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id_user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models.IntegerField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id_status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models.IntegerField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Meta: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db_table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'orders'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managed =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def </w:t>
      </w:r>
      <w:r w:rsidRPr="00687C4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__str__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Заказ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№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.order_id</w:t>
      </w:r>
      <w:proofErr w:type="spellEnd"/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get_punct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Punct.objects.get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id_punct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.id_punct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Punct.DoesNotExist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None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def </w:t>
      </w:r>
      <w:proofErr w:type="spellStart"/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get_user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User.objects.get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id_user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.id_user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User.DoesNotExist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None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def </w:t>
      </w:r>
      <w:proofErr w:type="spellStart"/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get_status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Status.objects.get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id_status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.id_status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Status.DoesNotExist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None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def </w:t>
      </w:r>
      <w:proofErr w:type="spellStart"/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get_items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OrderItems.objects.filter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order_id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.order_id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OrderItems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models.Model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id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models.IntegerField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primary_key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order_id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models.IntegerField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models.IntegerField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quantity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models.IntegerField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Meta: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db_table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orders_items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managed =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def </w:t>
      </w:r>
      <w:r w:rsidRPr="00687C4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__str__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Товар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заказе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.order_id</w:t>
      </w:r>
      <w:proofErr w:type="spellEnd"/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Tovar.objects.get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id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687C4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.id_tovar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Tovar.DoesNotExist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None</w:t>
      </w:r>
    </w:p>
    <w:p w14:paraId="49637F36" w14:textId="45769DAB" w:rsidR="002B09AC" w:rsidRDefault="002B09AC" w:rsidP="00075477">
      <w:pPr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</w:pPr>
      <w:del w:id="1" w:author="Сергей Иванов" w:date="2026-06-11T01:09:00Z"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 xml:space="preserve">from 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 xml:space="preserve">django.contrib.auth.models 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 xml:space="preserve">import 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User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 xml:space="preserve">from 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 xml:space="preserve">django.db 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 xml:space="preserve">import 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models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 xml:space="preserve">class 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tovar(models.Model):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id = models.CharField(</w:delText>
        </w:r>
        <w:r w:rsidRPr="002B09AC">
          <w:rPr>
            <w:rFonts w:ascii="Courier New" w:eastAsia="Times New Roman" w:hAnsi="Courier New" w:cs="Courier New"/>
            <w:color w:val="AA4926"/>
            <w:sz w:val="20"/>
            <w:szCs w:val="20"/>
            <w:lang w:val="en-US" w:eastAsia="ru-RU"/>
          </w:rPr>
          <w:delText>max_length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=</w:delText>
        </w:r>
        <w:r w:rsidRPr="002B09AC">
          <w:rPr>
            <w:rFonts w:ascii="Courier New" w:eastAsia="Times New Roman" w:hAnsi="Courier New" w:cs="Courier New"/>
            <w:color w:val="2AACB8"/>
            <w:sz w:val="20"/>
            <w:szCs w:val="20"/>
            <w:lang w:val="en-US" w:eastAsia="ru-RU"/>
          </w:rPr>
          <w:delText>100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 xml:space="preserve">, </w:delText>
        </w:r>
        <w:r w:rsidRPr="002B09AC">
          <w:rPr>
            <w:rFonts w:ascii="Courier New" w:eastAsia="Times New Roman" w:hAnsi="Courier New" w:cs="Courier New"/>
            <w:color w:val="AA4926"/>
            <w:sz w:val="20"/>
            <w:szCs w:val="20"/>
            <w:lang w:val="en-US" w:eastAsia="ru-RU"/>
          </w:rPr>
          <w:delText>primary_key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=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>True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)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name_tovar = models.CharField(</w:delText>
        </w:r>
        <w:r w:rsidRPr="002B09AC">
          <w:rPr>
            <w:rFonts w:ascii="Courier New" w:eastAsia="Times New Roman" w:hAnsi="Courier New" w:cs="Courier New"/>
            <w:color w:val="AA4926"/>
            <w:sz w:val="20"/>
            <w:szCs w:val="20"/>
            <w:lang w:val="en-US" w:eastAsia="ru-RU"/>
          </w:rPr>
          <w:delText>max_length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=</w:delText>
        </w:r>
        <w:r w:rsidRPr="002B09AC">
          <w:rPr>
            <w:rFonts w:ascii="Courier New" w:eastAsia="Times New Roman" w:hAnsi="Courier New" w:cs="Courier New"/>
            <w:color w:val="2AACB8"/>
            <w:sz w:val="20"/>
            <w:szCs w:val="20"/>
            <w:lang w:val="en-US" w:eastAsia="ru-RU"/>
          </w:rPr>
          <w:delText>50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)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es_tovar = models.CharField(</w:delText>
        </w:r>
        <w:r w:rsidRPr="002B09AC">
          <w:rPr>
            <w:rFonts w:ascii="Courier New" w:eastAsia="Times New Roman" w:hAnsi="Courier New" w:cs="Courier New"/>
            <w:color w:val="AA4926"/>
            <w:sz w:val="20"/>
            <w:szCs w:val="20"/>
            <w:lang w:val="en-US" w:eastAsia="ru-RU"/>
          </w:rPr>
          <w:delText>max_length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=</w:delText>
        </w:r>
        <w:r w:rsidRPr="002B09AC">
          <w:rPr>
            <w:rFonts w:ascii="Courier New" w:eastAsia="Times New Roman" w:hAnsi="Courier New" w:cs="Courier New"/>
            <w:color w:val="2AACB8"/>
            <w:sz w:val="20"/>
            <w:szCs w:val="20"/>
            <w:lang w:val="en-US" w:eastAsia="ru-RU"/>
          </w:rPr>
          <w:delText>50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)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price_tovar = models.IntegerField()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give_tovar = models.CharField(</w:delText>
        </w:r>
        <w:r w:rsidRPr="002B09AC">
          <w:rPr>
            <w:rFonts w:ascii="Courier New" w:eastAsia="Times New Roman" w:hAnsi="Courier New" w:cs="Courier New"/>
            <w:color w:val="AA4926"/>
            <w:sz w:val="20"/>
            <w:szCs w:val="20"/>
            <w:lang w:val="en-US" w:eastAsia="ru-RU"/>
          </w:rPr>
          <w:delText>max_length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=</w:delText>
        </w:r>
        <w:r w:rsidRPr="002B09AC">
          <w:rPr>
            <w:rFonts w:ascii="Courier New" w:eastAsia="Times New Roman" w:hAnsi="Courier New" w:cs="Courier New"/>
            <w:color w:val="2AACB8"/>
            <w:sz w:val="20"/>
            <w:szCs w:val="20"/>
            <w:lang w:val="en-US" w:eastAsia="ru-RU"/>
          </w:rPr>
          <w:delText>50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)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create_tovar = models.CharField(</w:delText>
        </w:r>
        <w:r w:rsidRPr="002B09AC">
          <w:rPr>
            <w:rFonts w:ascii="Courier New" w:eastAsia="Times New Roman" w:hAnsi="Courier New" w:cs="Courier New"/>
            <w:color w:val="AA4926"/>
            <w:sz w:val="20"/>
            <w:szCs w:val="20"/>
            <w:lang w:val="en-US" w:eastAsia="ru-RU"/>
          </w:rPr>
          <w:delText>max_length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=</w:delText>
        </w:r>
        <w:r w:rsidRPr="002B09AC">
          <w:rPr>
            <w:rFonts w:ascii="Courier New" w:eastAsia="Times New Roman" w:hAnsi="Courier New" w:cs="Courier New"/>
            <w:color w:val="2AACB8"/>
            <w:sz w:val="20"/>
            <w:szCs w:val="20"/>
            <w:lang w:val="en-US" w:eastAsia="ru-RU"/>
          </w:rPr>
          <w:delText>50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)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cat_tovar = models.CharField(</w:delText>
        </w:r>
        <w:r w:rsidRPr="002B09AC">
          <w:rPr>
            <w:rFonts w:ascii="Courier New" w:eastAsia="Times New Roman" w:hAnsi="Courier New" w:cs="Courier New"/>
            <w:color w:val="AA4926"/>
            <w:sz w:val="20"/>
            <w:szCs w:val="20"/>
            <w:lang w:val="en-US" w:eastAsia="ru-RU"/>
          </w:rPr>
          <w:delText>max_length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=</w:delText>
        </w:r>
        <w:r w:rsidRPr="002B09AC">
          <w:rPr>
            <w:rFonts w:ascii="Courier New" w:eastAsia="Times New Roman" w:hAnsi="Courier New" w:cs="Courier New"/>
            <w:color w:val="2AACB8"/>
            <w:sz w:val="20"/>
            <w:szCs w:val="20"/>
            <w:lang w:val="en-US" w:eastAsia="ru-RU"/>
          </w:rPr>
          <w:delText>50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)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skidka_tovar = models.IntegerField()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amount_tovar = models.IntegerField()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about_tovar = models.CharField(</w:delText>
        </w:r>
        <w:r w:rsidRPr="002B09AC">
          <w:rPr>
            <w:rFonts w:ascii="Courier New" w:eastAsia="Times New Roman" w:hAnsi="Courier New" w:cs="Courier New"/>
            <w:color w:val="AA4926"/>
            <w:sz w:val="20"/>
            <w:szCs w:val="20"/>
            <w:lang w:val="en-US" w:eastAsia="ru-RU"/>
          </w:rPr>
          <w:delText>max_length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=</w:delText>
        </w:r>
        <w:r w:rsidRPr="002B09AC">
          <w:rPr>
            <w:rFonts w:ascii="Courier New" w:eastAsia="Times New Roman" w:hAnsi="Courier New" w:cs="Courier New"/>
            <w:color w:val="2AACB8"/>
            <w:sz w:val="20"/>
            <w:szCs w:val="20"/>
            <w:lang w:val="en-US" w:eastAsia="ru-RU"/>
          </w:rPr>
          <w:delText>200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)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photo_tovar = models.CharField(</w:delText>
        </w:r>
        <w:r w:rsidRPr="002B09AC">
          <w:rPr>
            <w:rFonts w:ascii="Courier New" w:eastAsia="Times New Roman" w:hAnsi="Courier New" w:cs="Courier New"/>
            <w:color w:val="AA4926"/>
            <w:sz w:val="20"/>
            <w:szCs w:val="20"/>
            <w:lang w:val="en-US" w:eastAsia="ru-RU"/>
          </w:rPr>
          <w:delText>max_length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=</w:delText>
        </w:r>
        <w:r w:rsidRPr="002B09AC">
          <w:rPr>
            <w:rFonts w:ascii="Courier New" w:eastAsia="Times New Roman" w:hAnsi="Courier New" w:cs="Courier New"/>
            <w:color w:val="2AACB8"/>
            <w:sz w:val="20"/>
            <w:szCs w:val="20"/>
            <w:lang w:val="en-US" w:eastAsia="ru-RU"/>
          </w:rPr>
          <w:delText>50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 xml:space="preserve">, </w:delText>
        </w:r>
        <w:r w:rsidRPr="002B09AC">
          <w:rPr>
            <w:rFonts w:ascii="Courier New" w:eastAsia="Times New Roman" w:hAnsi="Courier New" w:cs="Courier New"/>
            <w:color w:val="AA4926"/>
            <w:sz w:val="20"/>
            <w:szCs w:val="20"/>
            <w:lang w:val="en-US" w:eastAsia="ru-RU"/>
          </w:rPr>
          <w:delText>blank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=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>True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 xml:space="preserve">, </w:delText>
        </w:r>
        <w:r w:rsidRPr="002B09AC">
          <w:rPr>
            <w:rFonts w:ascii="Courier New" w:eastAsia="Times New Roman" w:hAnsi="Courier New" w:cs="Courier New"/>
            <w:color w:val="AA4926"/>
            <w:sz w:val="20"/>
            <w:szCs w:val="20"/>
            <w:lang w:val="en-US" w:eastAsia="ru-RU"/>
          </w:rPr>
          <w:delText>null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=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>True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)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 xml:space="preserve">class 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Meta: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    db_table = </w:delText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val="en-US" w:eastAsia="ru-RU"/>
          </w:rPr>
          <w:delText>'Tovar'</w:delText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val="en-US" w:eastAsia="ru-RU"/>
          </w:rPr>
          <w:br/>
          <w:delText xml:space="preserve">        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 xml:space="preserve">managed = 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>False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br/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br/>
          <w:delText xml:space="preserve">    def </w:delText>
        </w:r>
        <w:r w:rsidRPr="002B09AC">
          <w:rPr>
            <w:rFonts w:ascii="Courier New" w:eastAsia="Times New Roman" w:hAnsi="Courier New" w:cs="Courier New"/>
            <w:color w:val="B200B2"/>
            <w:sz w:val="20"/>
            <w:szCs w:val="20"/>
            <w:lang w:val="en-US" w:eastAsia="ru-RU"/>
          </w:rPr>
          <w:delText>__str__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(</w:delText>
        </w:r>
        <w:r w:rsidRPr="002B09AC">
          <w:rPr>
            <w:rFonts w:ascii="Courier New" w:eastAsia="Times New Roman" w:hAnsi="Courier New" w:cs="Courier New"/>
            <w:color w:val="94558D"/>
            <w:sz w:val="20"/>
            <w:szCs w:val="20"/>
            <w:lang w:val="en-US" w:eastAsia="ru-RU"/>
          </w:rPr>
          <w:delText>self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):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    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 xml:space="preserve">return </w:delText>
        </w:r>
        <w:r w:rsidRPr="002B09AC">
          <w:rPr>
            <w:rFonts w:ascii="Courier New" w:eastAsia="Times New Roman" w:hAnsi="Courier New" w:cs="Courier New"/>
            <w:color w:val="94558D"/>
            <w:sz w:val="20"/>
            <w:szCs w:val="20"/>
            <w:lang w:val="en-US" w:eastAsia="ru-RU"/>
          </w:rPr>
          <w:delText>self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.name_tovar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 xml:space="preserve">def </w:delText>
        </w:r>
        <w:r w:rsidRPr="002B09AC">
          <w:rPr>
            <w:rFonts w:ascii="Courier New" w:eastAsia="Times New Roman" w:hAnsi="Courier New" w:cs="Courier New"/>
            <w:color w:val="56A8F5"/>
            <w:sz w:val="20"/>
            <w:szCs w:val="20"/>
            <w:lang w:val="en-US" w:eastAsia="ru-RU"/>
          </w:rPr>
          <w:delText>get_discount_price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(</w:delText>
        </w:r>
        <w:r w:rsidRPr="002B09AC">
          <w:rPr>
            <w:rFonts w:ascii="Courier New" w:eastAsia="Times New Roman" w:hAnsi="Courier New" w:cs="Courier New"/>
            <w:color w:val="94558D"/>
            <w:sz w:val="20"/>
            <w:szCs w:val="20"/>
            <w:lang w:val="en-US" w:eastAsia="ru-RU"/>
          </w:rPr>
          <w:delText>self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):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    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 xml:space="preserve">if </w:delText>
        </w:r>
        <w:r w:rsidRPr="002B09AC">
          <w:rPr>
            <w:rFonts w:ascii="Courier New" w:eastAsia="Times New Roman" w:hAnsi="Courier New" w:cs="Courier New"/>
            <w:color w:val="94558D"/>
            <w:sz w:val="20"/>
            <w:szCs w:val="20"/>
            <w:lang w:val="en-US" w:eastAsia="ru-RU"/>
          </w:rPr>
          <w:delText>self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 xml:space="preserve">.skidka_tovar &gt; </w:delText>
        </w:r>
        <w:r w:rsidRPr="002B09AC">
          <w:rPr>
            <w:rFonts w:ascii="Courier New" w:eastAsia="Times New Roman" w:hAnsi="Courier New" w:cs="Courier New"/>
            <w:color w:val="2AACB8"/>
            <w:sz w:val="20"/>
            <w:szCs w:val="20"/>
            <w:lang w:val="en-US" w:eastAsia="ru-RU"/>
          </w:rPr>
          <w:delText>0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: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        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 xml:space="preserve">return </w:delText>
        </w:r>
        <w:r w:rsidRPr="002B09AC">
          <w:rPr>
            <w:rFonts w:ascii="Courier New" w:eastAsia="Times New Roman" w:hAnsi="Courier New" w:cs="Courier New"/>
            <w:color w:val="94558D"/>
            <w:sz w:val="20"/>
            <w:szCs w:val="20"/>
            <w:lang w:val="en-US" w:eastAsia="ru-RU"/>
          </w:rPr>
          <w:delText>self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 xml:space="preserve">.price_tovar </w:delText>
        </w:r>
        <w:r w:rsidR="00EC374E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 xml:space="preserve">* 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(</w:delText>
        </w:r>
        <w:r w:rsidRPr="002B09AC">
          <w:rPr>
            <w:rFonts w:ascii="Courier New" w:eastAsia="Times New Roman" w:hAnsi="Courier New" w:cs="Courier New"/>
            <w:color w:val="2AACB8"/>
            <w:sz w:val="20"/>
            <w:szCs w:val="20"/>
            <w:lang w:val="en-US" w:eastAsia="ru-RU"/>
          </w:rPr>
          <w:delText xml:space="preserve">100 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 xml:space="preserve">- </w:delText>
        </w:r>
        <w:r w:rsidRPr="002B09AC">
          <w:rPr>
            <w:rFonts w:ascii="Courier New" w:eastAsia="Times New Roman" w:hAnsi="Courier New" w:cs="Courier New"/>
            <w:color w:val="94558D"/>
            <w:sz w:val="20"/>
            <w:szCs w:val="20"/>
            <w:lang w:val="en-US" w:eastAsia="ru-RU"/>
          </w:rPr>
          <w:delText>self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 xml:space="preserve">.skidka_tovar)  / </w:delText>
        </w:r>
        <w:r w:rsidRPr="002B09AC">
          <w:rPr>
            <w:rFonts w:ascii="Courier New" w:eastAsia="Times New Roman" w:hAnsi="Courier New" w:cs="Courier New"/>
            <w:color w:val="2AACB8"/>
            <w:sz w:val="20"/>
            <w:szCs w:val="20"/>
            <w:lang w:val="en-US" w:eastAsia="ru-RU"/>
          </w:rPr>
          <w:delText>100</w:delText>
        </w:r>
        <w:r w:rsidRPr="002B09AC">
          <w:rPr>
            <w:rFonts w:ascii="Courier New" w:eastAsia="Times New Roman" w:hAnsi="Courier New" w:cs="Courier New"/>
            <w:color w:val="2AACB8"/>
            <w:sz w:val="20"/>
            <w:szCs w:val="20"/>
            <w:lang w:val="en-US" w:eastAsia="ru-RU"/>
          </w:rPr>
          <w:br/>
          <w:delText xml:space="preserve">        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 xml:space="preserve">return </w:delText>
        </w:r>
        <w:r w:rsidRPr="002B09AC">
          <w:rPr>
            <w:rFonts w:ascii="Courier New" w:eastAsia="Times New Roman" w:hAnsi="Courier New" w:cs="Courier New"/>
            <w:color w:val="94558D"/>
            <w:sz w:val="20"/>
            <w:szCs w:val="20"/>
            <w:lang w:val="en-US" w:eastAsia="ru-RU"/>
          </w:rPr>
          <w:delText>self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.price_tovar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 xml:space="preserve">class 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user(models.Model):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id_user = models.AutoField(</w:delText>
        </w:r>
        <w:r w:rsidRPr="002B09AC">
          <w:rPr>
            <w:rFonts w:ascii="Courier New" w:eastAsia="Times New Roman" w:hAnsi="Courier New" w:cs="Courier New"/>
            <w:color w:val="AA4926"/>
            <w:sz w:val="20"/>
            <w:szCs w:val="20"/>
            <w:lang w:val="en-US" w:eastAsia="ru-RU"/>
          </w:rPr>
          <w:delText>primary_key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=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>True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)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role_sot = models.CharField(</w:delText>
        </w:r>
        <w:r w:rsidRPr="002B09AC">
          <w:rPr>
            <w:rFonts w:ascii="Courier New" w:eastAsia="Times New Roman" w:hAnsi="Courier New" w:cs="Courier New"/>
            <w:color w:val="AA4926"/>
            <w:sz w:val="20"/>
            <w:szCs w:val="20"/>
            <w:lang w:val="en-US" w:eastAsia="ru-RU"/>
          </w:rPr>
          <w:delText>max_length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=</w:delText>
        </w:r>
        <w:r w:rsidRPr="002B09AC">
          <w:rPr>
            <w:rFonts w:ascii="Courier New" w:eastAsia="Times New Roman" w:hAnsi="Courier New" w:cs="Courier New"/>
            <w:color w:val="2AACB8"/>
            <w:sz w:val="20"/>
            <w:szCs w:val="20"/>
            <w:lang w:val="en-US" w:eastAsia="ru-RU"/>
          </w:rPr>
          <w:delText>50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)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fio = models.CharField(</w:delText>
        </w:r>
        <w:r w:rsidRPr="002B09AC">
          <w:rPr>
            <w:rFonts w:ascii="Courier New" w:eastAsia="Times New Roman" w:hAnsi="Courier New" w:cs="Courier New"/>
            <w:color w:val="AA4926"/>
            <w:sz w:val="20"/>
            <w:szCs w:val="20"/>
            <w:lang w:val="en-US" w:eastAsia="ru-RU"/>
          </w:rPr>
          <w:delText>max_length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=</w:delText>
        </w:r>
        <w:r w:rsidRPr="002B09AC">
          <w:rPr>
            <w:rFonts w:ascii="Courier New" w:eastAsia="Times New Roman" w:hAnsi="Courier New" w:cs="Courier New"/>
            <w:color w:val="2AACB8"/>
            <w:sz w:val="20"/>
            <w:szCs w:val="20"/>
            <w:lang w:val="en-US" w:eastAsia="ru-RU"/>
          </w:rPr>
          <w:delText>200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)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login = models.CharField(</w:delText>
        </w:r>
        <w:r w:rsidRPr="002B09AC">
          <w:rPr>
            <w:rFonts w:ascii="Courier New" w:eastAsia="Times New Roman" w:hAnsi="Courier New" w:cs="Courier New"/>
            <w:color w:val="AA4926"/>
            <w:sz w:val="20"/>
            <w:szCs w:val="20"/>
            <w:lang w:val="en-US" w:eastAsia="ru-RU"/>
          </w:rPr>
          <w:delText>max_length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=</w:delText>
        </w:r>
        <w:r w:rsidRPr="002B09AC">
          <w:rPr>
            <w:rFonts w:ascii="Courier New" w:eastAsia="Times New Roman" w:hAnsi="Courier New" w:cs="Courier New"/>
            <w:color w:val="2AACB8"/>
            <w:sz w:val="20"/>
            <w:szCs w:val="20"/>
            <w:lang w:val="en-US" w:eastAsia="ru-RU"/>
          </w:rPr>
          <w:delText>50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)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password = models.CharField(</w:delText>
        </w:r>
        <w:r w:rsidRPr="002B09AC">
          <w:rPr>
            <w:rFonts w:ascii="Courier New" w:eastAsia="Times New Roman" w:hAnsi="Courier New" w:cs="Courier New"/>
            <w:color w:val="AA4926"/>
            <w:sz w:val="20"/>
            <w:szCs w:val="20"/>
            <w:lang w:val="en-US" w:eastAsia="ru-RU"/>
          </w:rPr>
          <w:delText>max_length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=</w:delText>
        </w:r>
        <w:r w:rsidRPr="002B09AC">
          <w:rPr>
            <w:rFonts w:ascii="Courier New" w:eastAsia="Times New Roman" w:hAnsi="Courier New" w:cs="Courier New"/>
            <w:color w:val="2AACB8"/>
            <w:sz w:val="20"/>
            <w:szCs w:val="20"/>
            <w:lang w:val="en-US" w:eastAsia="ru-RU"/>
          </w:rPr>
          <w:delText>50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)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 xml:space="preserve">class 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Meta: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    db_table = </w:delText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val="en-US" w:eastAsia="ru-RU"/>
          </w:rPr>
          <w:delText>'user'</w:delText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val="en-US" w:eastAsia="ru-RU"/>
          </w:rPr>
          <w:br/>
          <w:delText xml:space="preserve">        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 xml:space="preserve">managed = 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>False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br/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br/>
          <w:delText xml:space="preserve">    def </w:delText>
        </w:r>
        <w:r w:rsidRPr="002B09AC">
          <w:rPr>
            <w:rFonts w:ascii="Courier New" w:eastAsia="Times New Roman" w:hAnsi="Courier New" w:cs="Courier New"/>
            <w:color w:val="B200B2"/>
            <w:sz w:val="20"/>
            <w:szCs w:val="20"/>
            <w:lang w:val="en-US" w:eastAsia="ru-RU"/>
          </w:rPr>
          <w:delText>__str__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(</w:delText>
        </w:r>
        <w:r w:rsidRPr="002B09AC">
          <w:rPr>
            <w:rFonts w:ascii="Courier New" w:eastAsia="Times New Roman" w:hAnsi="Courier New" w:cs="Courier New"/>
            <w:color w:val="94558D"/>
            <w:sz w:val="20"/>
            <w:szCs w:val="20"/>
            <w:lang w:val="en-US" w:eastAsia="ru-RU"/>
          </w:rPr>
          <w:delText>self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):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    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 xml:space="preserve">return </w:delText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val="en-US" w:eastAsia="ru-RU"/>
          </w:rPr>
          <w:delText>f"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>{</w:delText>
        </w:r>
        <w:r w:rsidRPr="002B09AC">
          <w:rPr>
            <w:rFonts w:ascii="Courier New" w:eastAsia="Times New Roman" w:hAnsi="Courier New" w:cs="Courier New"/>
            <w:color w:val="94558D"/>
            <w:sz w:val="20"/>
            <w:szCs w:val="20"/>
            <w:lang w:val="en-US" w:eastAsia="ru-RU"/>
          </w:rPr>
          <w:delText>self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.fio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>}</w:delText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val="en-US" w:eastAsia="ru-RU"/>
          </w:rPr>
          <w:delText xml:space="preserve"> (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>{</w:delText>
        </w:r>
        <w:r w:rsidRPr="002B09AC">
          <w:rPr>
            <w:rFonts w:ascii="Courier New" w:eastAsia="Times New Roman" w:hAnsi="Courier New" w:cs="Courier New"/>
            <w:color w:val="94558D"/>
            <w:sz w:val="20"/>
            <w:szCs w:val="20"/>
            <w:lang w:val="en-US" w:eastAsia="ru-RU"/>
          </w:rPr>
          <w:delText>self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.role_sot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>}</w:delText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val="en-US" w:eastAsia="ru-RU"/>
          </w:rPr>
          <w:delText>)"</w:delText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val="en-US" w:eastAsia="ru-RU"/>
          </w:rPr>
          <w:br/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val="en-US" w:eastAsia="ru-RU"/>
          </w:rPr>
          <w:br/>
          <w:delText xml:space="preserve">    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 xml:space="preserve">def </w:delText>
        </w:r>
        <w:r w:rsidRPr="002B09AC">
          <w:rPr>
            <w:rFonts w:ascii="Courier New" w:eastAsia="Times New Roman" w:hAnsi="Courier New" w:cs="Courier New"/>
            <w:color w:val="56A8F5"/>
            <w:sz w:val="20"/>
            <w:szCs w:val="20"/>
            <w:lang w:val="en-US" w:eastAsia="ru-RU"/>
          </w:rPr>
          <w:delText>check_password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(</w:delText>
        </w:r>
        <w:r w:rsidRPr="002B09AC">
          <w:rPr>
            <w:rFonts w:ascii="Courier New" w:eastAsia="Times New Roman" w:hAnsi="Courier New" w:cs="Courier New"/>
            <w:color w:val="94558D"/>
            <w:sz w:val="20"/>
            <w:szCs w:val="20"/>
            <w:lang w:val="en-US" w:eastAsia="ru-RU"/>
          </w:rPr>
          <w:delText>self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, raw_password):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   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 xml:space="preserve">return </w:delText>
        </w:r>
        <w:r w:rsidRPr="002B09AC">
          <w:rPr>
            <w:rFonts w:ascii="Courier New" w:eastAsia="Times New Roman" w:hAnsi="Courier New" w:cs="Courier New"/>
            <w:color w:val="94558D"/>
            <w:sz w:val="20"/>
            <w:szCs w:val="20"/>
            <w:lang w:val="en-US" w:eastAsia="ru-RU"/>
          </w:rPr>
          <w:delText>self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.password == raw_password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</w:delText>
        </w:r>
        <w:r w:rsidRPr="002B09AC">
          <w:rPr>
            <w:rFonts w:ascii="Courier New" w:eastAsia="Times New Roman" w:hAnsi="Courier New" w:cs="Courier New"/>
            <w:color w:val="B3AE60"/>
            <w:sz w:val="20"/>
            <w:szCs w:val="20"/>
            <w:lang w:val="en-US" w:eastAsia="ru-RU"/>
          </w:rPr>
          <w:delText>@property</w:delText>
        </w:r>
        <w:r w:rsidRPr="002B09AC">
          <w:rPr>
            <w:rFonts w:ascii="Courier New" w:eastAsia="Times New Roman" w:hAnsi="Courier New" w:cs="Courier New"/>
            <w:color w:val="B3AE60"/>
            <w:sz w:val="20"/>
            <w:szCs w:val="20"/>
            <w:lang w:val="en-US" w:eastAsia="ru-RU"/>
          </w:rPr>
          <w:br/>
          <w:delText xml:space="preserve">    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 xml:space="preserve">def </w:delText>
        </w:r>
        <w:r w:rsidRPr="002B09AC">
          <w:rPr>
            <w:rFonts w:ascii="Courier New" w:eastAsia="Times New Roman" w:hAnsi="Courier New" w:cs="Courier New"/>
            <w:color w:val="56A8F5"/>
            <w:sz w:val="20"/>
            <w:szCs w:val="20"/>
            <w:lang w:val="en-US" w:eastAsia="ru-RU"/>
          </w:rPr>
          <w:delText>is_admin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(</w:delText>
        </w:r>
        <w:r w:rsidRPr="002B09AC">
          <w:rPr>
            <w:rFonts w:ascii="Courier New" w:eastAsia="Times New Roman" w:hAnsi="Courier New" w:cs="Courier New"/>
            <w:color w:val="94558D"/>
            <w:sz w:val="20"/>
            <w:szCs w:val="20"/>
            <w:lang w:val="en-US" w:eastAsia="ru-RU"/>
          </w:rPr>
          <w:delText>self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):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    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 xml:space="preserve">return </w:delText>
        </w:r>
        <w:r w:rsidRPr="002B09AC">
          <w:rPr>
            <w:rFonts w:ascii="Courier New" w:eastAsia="Times New Roman" w:hAnsi="Courier New" w:cs="Courier New"/>
            <w:color w:val="94558D"/>
            <w:sz w:val="20"/>
            <w:szCs w:val="20"/>
            <w:lang w:val="en-US" w:eastAsia="ru-RU"/>
          </w:rPr>
          <w:delText>self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 xml:space="preserve">.role_sot.lower == </w:delText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val="en-US" w:eastAsia="ru-RU"/>
          </w:rPr>
          <w:delText>'</w:delText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eastAsia="ru-RU"/>
          </w:rPr>
          <w:delText>Администратор</w:delText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val="en-US" w:eastAsia="ru-RU"/>
          </w:rPr>
          <w:delText xml:space="preserve">' </w:delText>
        </w:r>
        <w:r w:rsidRPr="002B09AC">
          <w:rPr>
            <w:rFonts w:ascii="Courier New" w:eastAsia="Times New Roman" w:hAnsi="Courier New" w:cs="Courier New"/>
            <w:color w:val="7A7E85"/>
            <w:sz w:val="20"/>
            <w:szCs w:val="20"/>
            <w:lang w:val="en-US" w:eastAsia="ru-RU"/>
          </w:rPr>
          <w:delText>#</w:delText>
        </w:r>
        <w:r w:rsidRPr="002B09AC">
          <w:rPr>
            <w:rFonts w:ascii="Courier New" w:eastAsia="Times New Roman" w:hAnsi="Courier New" w:cs="Courier New"/>
            <w:color w:val="7A7E85"/>
            <w:sz w:val="20"/>
            <w:szCs w:val="20"/>
            <w:lang w:eastAsia="ru-RU"/>
          </w:rPr>
          <w:delText>тут</w:delText>
        </w:r>
        <w:r w:rsidRPr="002B09AC">
          <w:rPr>
            <w:rFonts w:ascii="Courier New" w:eastAsia="Times New Roman" w:hAnsi="Courier New" w:cs="Courier New"/>
            <w:color w:val="7A7E85"/>
            <w:sz w:val="20"/>
            <w:szCs w:val="20"/>
            <w:lang w:val="en-US" w:eastAsia="ru-RU"/>
          </w:rPr>
          <w:delText xml:space="preserve"> </w:delText>
        </w:r>
        <w:r w:rsidRPr="002B09AC">
          <w:rPr>
            <w:rFonts w:ascii="Courier New" w:eastAsia="Times New Roman" w:hAnsi="Courier New" w:cs="Courier New"/>
            <w:color w:val="7A7E85"/>
            <w:sz w:val="20"/>
            <w:szCs w:val="20"/>
            <w:lang w:eastAsia="ru-RU"/>
          </w:rPr>
          <w:delText>так</w:delText>
        </w:r>
        <w:r w:rsidRPr="002B09AC">
          <w:rPr>
            <w:rFonts w:ascii="Courier New" w:eastAsia="Times New Roman" w:hAnsi="Courier New" w:cs="Courier New"/>
            <w:color w:val="7A7E85"/>
            <w:sz w:val="20"/>
            <w:szCs w:val="20"/>
            <w:lang w:val="en-US" w:eastAsia="ru-RU"/>
          </w:rPr>
          <w:delText xml:space="preserve"> </w:delText>
        </w:r>
        <w:r w:rsidRPr="002B09AC">
          <w:rPr>
            <w:rFonts w:ascii="Courier New" w:eastAsia="Times New Roman" w:hAnsi="Courier New" w:cs="Courier New"/>
            <w:color w:val="7A7E85"/>
            <w:sz w:val="20"/>
            <w:szCs w:val="20"/>
            <w:lang w:eastAsia="ru-RU"/>
          </w:rPr>
          <w:delText>же</w:delText>
        </w:r>
        <w:r w:rsidRPr="002B09AC">
          <w:rPr>
            <w:rFonts w:ascii="Courier New" w:eastAsia="Times New Roman" w:hAnsi="Courier New" w:cs="Courier New"/>
            <w:color w:val="7A7E85"/>
            <w:sz w:val="20"/>
            <w:szCs w:val="20"/>
            <w:lang w:val="en-US" w:eastAsia="ru-RU"/>
          </w:rPr>
          <w:delText xml:space="preserve"> </w:delText>
        </w:r>
        <w:r w:rsidRPr="002B09AC">
          <w:rPr>
            <w:rFonts w:ascii="Courier New" w:eastAsia="Times New Roman" w:hAnsi="Courier New" w:cs="Courier New"/>
            <w:color w:val="7A7E85"/>
            <w:sz w:val="20"/>
            <w:szCs w:val="20"/>
            <w:lang w:eastAsia="ru-RU"/>
          </w:rPr>
          <w:delText>как</w:delText>
        </w:r>
        <w:r w:rsidRPr="002B09AC">
          <w:rPr>
            <w:rFonts w:ascii="Courier New" w:eastAsia="Times New Roman" w:hAnsi="Courier New" w:cs="Courier New"/>
            <w:color w:val="7A7E85"/>
            <w:sz w:val="20"/>
            <w:szCs w:val="20"/>
            <w:lang w:val="en-US" w:eastAsia="ru-RU"/>
          </w:rPr>
          <w:delText xml:space="preserve"> </w:delText>
        </w:r>
        <w:r w:rsidRPr="002B09AC">
          <w:rPr>
            <w:rFonts w:ascii="Courier New" w:eastAsia="Times New Roman" w:hAnsi="Courier New" w:cs="Courier New"/>
            <w:color w:val="7A7E85"/>
            <w:sz w:val="20"/>
            <w:szCs w:val="20"/>
            <w:lang w:eastAsia="ru-RU"/>
          </w:rPr>
          <w:delText>и</w:delText>
        </w:r>
        <w:r w:rsidRPr="002B09AC">
          <w:rPr>
            <w:rFonts w:ascii="Courier New" w:eastAsia="Times New Roman" w:hAnsi="Courier New" w:cs="Courier New"/>
            <w:color w:val="7A7E85"/>
            <w:sz w:val="20"/>
            <w:szCs w:val="20"/>
            <w:lang w:val="en-US" w:eastAsia="ru-RU"/>
          </w:rPr>
          <w:delText xml:space="preserve"> </w:delText>
        </w:r>
        <w:r w:rsidRPr="002B09AC">
          <w:rPr>
            <w:rFonts w:ascii="Courier New" w:eastAsia="Times New Roman" w:hAnsi="Courier New" w:cs="Courier New"/>
            <w:color w:val="7A7E85"/>
            <w:sz w:val="20"/>
            <w:szCs w:val="20"/>
            <w:lang w:eastAsia="ru-RU"/>
          </w:rPr>
          <w:delText>в</w:delText>
        </w:r>
        <w:r w:rsidRPr="002B09AC">
          <w:rPr>
            <w:rFonts w:ascii="Courier New" w:eastAsia="Times New Roman" w:hAnsi="Courier New" w:cs="Courier New"/>
            <w:color w:val="7A7E85"/>
            <w:sz w:val="20"/>
            <w:szCs w:val="20"/>
            <w:lang w:val="en-US" w:eastAsia="ru-RU"/>
          </w:rPr>
          <w:delText xml:space="preserve"> </w:delText>
        </w:r>
        <w:r w:rsidRPr="002B09AC">
          <w:rPr>
            <w:rFonts w:ascii="Courier New" w:eastAsia="Times New Roman" w:hAnsi="Courier New" w:cs="Courier New"/>
            <w:color w:val="7A7E85"/>
            <w:sz w:val="20"/>
            <w:szCs w:val="20"/>
            <w:lang w:eastAsia="ru-RU"/>
          </w:rPr>
          <w:delText>бд</w:delText>
        </w:r>
        <w:r w:rsidRPr="002B09AC">
          <w:rPr>
            <w:rFonts w:ascii="Courier New" w:eastAsia="Times New Roman" w:hAnsi="Courier New" w:cs="Courier New"/>
            <w:color w:val="7A7E85"/>
            <w:sz w:val="20"/>
            <w:szCs w:val="20"/>
            <w:lang w:val="en-US" w:eastAsia="ru-RU"/>
          </w:rPr>
          <w:br/>
        </w:r>
        <w:r w:rsidRPr="002B09AC">
          <w:rPr>
            <w:rFonts w:ascii="Courier New" w:eastAsia="Times New Roman" w:hAnsi="Courier New" w:cs="Courier New"/>
            <w:color w:val="7A7E85"/>
            <w:sz w:val="20"/>
            <w:szCs w:val="20"/>
            <w:lang w:val="en-US" w:eastAsia="ru-RU"/>
          </w:rPr>
          <w:br/>
          <w:delText xml:space="preserve">    </w:delText>
        </w:r>
        <w:r w:rsidRPr="002B09AC">
          <w:rPr>
            <w:rFonts w:ascii="Courier New" w:eastAsia="Times New Roman" w:hAnsi="Courier New" w:cs="Courier New"/>
            <w:color w:val="B3AE60"/>
            <w:sz w:val="20"/>
            <w:szCs w:val="20"/>
            <w:lang w:val="en-US" w:eastAsia="ru-RU"/>
          </w:rPr>
          <w:delText>@property</w:delText>
        </w:r>
        <w:r w:rsidRPr="002B09AC">
          <w:rPr>
            <w:rFonts w:ascii="Courier New" w:eastAsia="Times New Roman" w:hAnsi="Courier New" w:cs="Courier New"/>
            <w:color w:val="B3AE60"/>
            <w:sz w:val="20"/>
            <w:szCs w:val="20"/>
            <w:lang w:val="en-US" w:eastAsia="ru-RU"/>
          </w:rPr>
          <w:br/>
          <w:delText xml:space="preserve">    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 xml:space="preserve">def </w:delText>
        </w:r>
        <w:r w:rsidRPr="002B09AC">
          <w:rPr>
            <w:rFonts w:ascii="Courier New" w:eastAsia="Times New Roman" w:hAnsi="Courier New" w:cs="Courier New"/>
            <w:color w:val="56A8F5"/>
            <w:sz w:val="20"/>
            <w:szCs w:val="20"/>
            <w:lang w:val="en-US" w:eastAsia="ru-RU"/>
          </w:rPr>
          <w:delText>is_manager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(</w:delText>
        </w:r>
        <w:r w:rsidRPr="002B09AC">
          <w:rPr>
            <w:rFonts w:ascii="Courier New" w:eastAsia="Times New Roman" w:hAnsi="Courier New" w:cs="Courier New"/>
            <w:color w:val="94558D"/>
            <w:sz w:val="20"/>
            <w:szCs w:val="20"/>
            <w:lang w:val="en-US" w:eastAsia="ru-RU"/>
          </w:rPr>
          <w:delText>self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):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    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 xml:space="preserve">return </w:delText>
        </w:r>
        <w:r w:rsidRPr="002B09AC">
          <w:rPr>
            <w:rFonts w:ascii="Courier New" w:eastAsia="Times New Roman" w:hAnsi="Courier New" w:cs="Courier New"/>
            <w:color w:val="94558D"/>
            <w:sz w:val="20"/>
            <w:szCs w:val="20"/>
            <w:lang w:val="en-US" w:eastAsia="ru-RU"/>
          </w:rPr>
          <w:delText>self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 xml:space="preserve">.role_sot.lower() == </w:delText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val="en-US" w:eastAsia="ru-RU"/>
          </w:rPr>
          <w:delText>'</w:delText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eastAsia="ru-RU"/>
          </w:rPr>
          <w:delText>Менеджер</w:delText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val="en-US" w:eastAsia="ru-RU"/>
          </w:rPr>
          <w:delText>'</w:delText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val="en-US" w:eastAsia="ru-RU"/>
          </w:rPr>
          <w:br/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val="en-US" w:eastAsia="ru-RU"/>
          </w:rPr>
          <w:br/>
          <w:delText xml:space="preserve">    </w:delText>
        </w:r>
        <w:r w:rsidRPr="002B09AC">
          <w:rPr>
            <w:rFonts w:ascii="Courier New" w:eastAsia="Times New Roman" w:hAnsi="Courier New" w:cs="Courier New"/>
            <w:color w:val="B3AE60"/>
            <w:sz w:val="20"/>
            <w:szCs w:val="20"/>
            <w:lang w:val="en-US" w:eastAsia="ru-RU"/>
          </w:rPr>
          <w:delText>@property</w:delText>
        </w:r>
        <w:r w:rsidRPr="002B09AC">
          <w:rPr>
            <w:rFonts w:ascii="Courier New" w:eastAsia="Times New Roman" w:hAnsi="Courier New" w:cs="Courier New"/>
            <w:color w:val="B3AE60"/>
            <w:sz w:val="20"/>
            <w:szCs w:val="20"/>
            <w:lang w:val="en-US" w:eastAsia="ru-RU"/>
          </w:rPr>
          <w:br/>
          <w:delText xml:space="preserve">    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 xml:space="preserve">def </w:delText>
        </w:r>
        <w:r w:rsidRPr="002B09AC">
          <w:rPr>
            <w:rFonts w:ascii="Courier New" w:eastAsia="Times New Roman" w:hAnsi="Courier New" w:cs="Courier New"/>
            <w:color w:val="56A8F5"/>
            <w:sz w:val="20"/>
            <w:szCs w:val="20"/>
            <w:lang w:val="en-US" w:eastAsia="ru-RU"/>
          </w:rPr>
          <w:delText>is_client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(</w:delText>
        </w:r>
        <w:r w:rsidRPr="002B09AC">
          <w:rPr>
            <w:rFonts w:ascii="Courier New" w:eastAsia="Times New Roman" w:hAnsi="Courier New" w:cs="Courier New"/>
            <w:color w:val="94558D"/>
            <w:sz w:val="20"/>
            <w:szCs w:val="20"/>
            <w:lang w:val="en-US" w:eastAsia="ru-RU"/>
          </w:rPr>
          <w:delText>self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):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    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 xml:space="preserve">return </w:delText>
        </w:r>
        <w:r w:rsidRPr="002B09AC">
          <w:rPr>
            <w:rFonts w:ascii="Courier New" w:eastAsia="Times New Roman" w:hAnsi="Courier New" w:cs="Courier New"/>
            <w:color w:val="94558D"/>
            <w:sz w:val="20"/>
            <w:szCs w:val="20"/>
            <w:lang w:val="en-US" w:eastAsia="ru-RU"/>
          </w:rPr>
          <w:delText>self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 xml:space="preserve">.role_sot.lower() == </w:delText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val="en-US" w:eastAsia="ru-RU"/>
          </w:rPr>
          <w:delText>'</w:delText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eastAsia="ru-RU"/>
          </w:rPr>
          <w:delText>Авторизованный</w:delText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val="en-US" w:eastAsia="ru-RU"/>
          </w:rPr>
          <w:delText xml:space="preserve"> </w:delText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eastAsia="ru-RU"/>
          </w:rPr>
          <w:delText>клиент</w:delText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val="en-US" w:eastAsia="ru-RU"/>
          </w:rPr>
          <w:delText>'</w:delText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val="en-US" w:eastAsia="ru-RU"/>
          </w:rPr>
          <w:br/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val="en-US" w:eastAsia="ru-RU"/>
          </w:rPr>
          <w:br/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 xml:space="preserve">class 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zakaz(models.Model):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id_number = models.AutoField(</w:delText>
        </w:r>
        <w:r w:rsidRPr="002B09AC">
          <w:rPr>
            <w:rFonts w:ascii="Courier New" w:eastAsia="Times New Roman" w:hAnsi="Courier New" w:cs="Courier New"/>
            <w:color w:val="AA4926"/>
            <w:sz w:val="20"/>
            <w:szCs w:val="20"/>
            <w:lang w:val="en-US" w:eastAsia="ru-RU"/>
          </w:rPr>
          <w:delText>primary_key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=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>True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)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order_id = models.IntegerField()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kol_zakaza = models.IntegerField()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art_zakaz = models.ForeignKey(tovar, </w:delText>
        </w:r>
        <w:r w:rsidRPr="002B09AC">
          <w:rPr>
            <w:rFonts w:ascii="Courier New" w:eastAsia="Times New Roman" w:hAnsi="Courier New" w:cs="Courier New"/>
            <w:color w:val="AA4926"/>
            <w:sz w:val="20"/>
            <w:szCs w:val="20"/>
            <w:lang w:val="en-US" w:eastAsia="ru-RU"/>
          </w:rPr>
          <w:delText>on_delete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 xml:space="preserve">=models.CASCADE, </w:delText>
        </w:r>
        <w:r w:rsidRPr="002B09AC">
          <w:rPr>
            <w:rFonts w:ascii="Courier New" w:eastAsia="Times New Roman" w:hAnsi="Courier New" w:cs="Courier New"/>
            <w:color w:val="AA4926"/>
            <w:sz w:val="20"/>
            <w:szCs w:val="20"/>
            <w:lang w:val="en-US" w:eastAsia="ru-RU"/>
          </w:rPr>
          <w:delText>db_column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=</w:delText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val="en-US" w:eastAsia="ru-RU"/>
          </w:rPr>
          <w:delText>'art_zakaz'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)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data_zakaz = models.DateTimeField()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data_dos = models.DateTimeField()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adres_dos = models.IntegerField()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id_klient = models.ForeignKey(user, </w:delText>
        </w:r>
        <w:r w:rsidRPr="002B09AC">
          <w:rPr>
            <w:rFonts w:ascii="Courier New" w:eastAsia="Times New Roman" w:hAnsi="Courier New" w:cs="Courier New"/>
            <w:color w:val="AA4926"/>
            <w:sz w:val="20"/>
            <w:szCs w:val="20"/>
            <w:lang w:val="en-US" w:eastAsia="ru-RU"/>
          </w:rPr>
          <w:delText>on_delete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 xml:space="preserve">=models.CASCADE, </w:delText>
        </w:r>
        <w:r w:rsidRPr="002B09AC">
          <w:rPr>
            <w:rFonts w:ascii="Courier New" w:eastAsia="Times New Roman" w:hAnsi="Courier New" w:cs="Courier New"/>
            <w:color w:val="AA4926"/>
            <w:sz w:val="20"/>
            <w:szCs w:val="20"/>
            <w:lang w:val="en-US" w:eastAsia="ru-RU"/>
          </w:rPr>
          <w:delText>db_column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=</w:delText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val="en-US" w:eastAsia="ru-RU"/>
          </w:rPr>
          <w:delText>'id_klient'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)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code_for_give = models.IntegerField()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status_give = models.CharField(</w:delText>
        </w:r>
        <w:r w:rsidRPr="002B09AC">
          <w:rPr>
            <w:rFonts w:ascii="Courier New" w:eastAsia="Times New Roman" w:hAnsi="Courier New" w:cs="Courier New"/>
            <w:color w:val="AA4926"/>
            <w:sz w:val="20"/>
            <w:szCs w:val="20"/>
            <w:lang w:val="en-US" w:eastAsia="ru-RU"/>
          </w:rPr>
          <w:delText>max_length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=</w:delText>
        </w:r>
        <w:r w:rsidRPr="002B09AC">
          <w:rPr>
            <w:rFonts w:ascii="Courier New" w:eastAsia="Times New Roman" w:hAnsi="Courier New" w:cs="Courier New"/>
            <w:color w:val="2AACB8"/>
            <w:sz w:val="20"/>
            <w:szCs w:val="20"/>
            <w:lang w:val="en-US" w:eastAsia="ru-RU"/>
          </w:rPr>
          <w:delText>50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)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 xml:space="preserve">class 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Meta: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    db_table = </w:delText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val="en-US" w:eastAsia="ru-RU"/>
          </w:rPr>
          <w:delText>'zakaz'</w:delText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val="en-US" w:eastAsia="ru-RU"/>
          </w:rPr>
          <w:br/>
          <w:delText xml:space="preserve">        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 xml:space="preserve">managed = 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>False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br/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br/>
          <w:delText xml:space="preserve">    def </w:delText>
        </w:r>
        <w:r w:rsidRPr="002B09AC">
          <w:rPr>
            <w:rFonts w:ascii="Courier New" w:eastAsia="Times New Roman" w:hAnsi="Courier New" w:cs="Courier New"/>
            <w:color w:val="B200B2"/>
            <w:sz w:val="20"/>
            <w:szCs w:val="20"/>
            <w:lang w:val="en-US" w:eastAsia="ru-RU"/>
          </w:rPr>
          <w:delText>__str__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(</w:delText>
        </w:r>
        <w:r w:rsidRPr="002B09AC">
          <w:rPr>
            <w:rFonts w:ascii="Courier New" w:eastAsia="Times New Roman" w:hAnsi="Courier New" w:cs="Courier New"/>
            <w:color w:val="94558D"/>
            <w:sz w:val="20"/>
            <w:szCs w:val="20"/>
            <w:lang w:val="en-US" w:eastAsia="ru-RU"/>
          </w:rPr>
          <w:delText>self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):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    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 xml:space="preserve">return </w:delText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val="en-US" w:eastAsia="ru-RU"/>
          </w:rPr>
          <w:delText>f"</w:delText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eastAsia="ru-RU"/>
          </w:rPr>
          <w:delText>Заказ</w:delText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val="en-US" w:eastAsia="ru-RU"/>
          </w:rPr>
          <w:delText xml:space="preserve"> №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>{</w:delText>
        </w:r>
        <w:r w:rsidRPr="002B09AC">
          <w:rPr>
            <w:rFonts w:ascii="Courier New" w:eastAsia="Times New Roman" w:hAnsi="Courier New" w:cs="Courier New"/>
            <w:color w:val="94558D"/>
            <w:sz w:val="20"/>
            <w:szCs w:val="20"/>
            <w:lang w:val="en-US" w:eastAsia="ru-RU"/>
          </w:rPr>
          <w:delText>self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.order_id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>}</w:delText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val="en-US" w:eastAsia="ru-RU"/>
          </w:rPr>
          <w:delText>"</w:delText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val="en-US" w:eastAsia="ru-RU"/>
          </w:rPr>
          <w:br/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val="en-US" w:eastAsia="ru-RU"/>
          </w:rPr>
          <w:br/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 xml:space="preserve">class 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punct(models.Model):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id_punct = models.IntegerField(</w:delText>
        </w:r>
        <w:r w:rsidRPr="002B09AC">
          <w:rPr>
            <w:rFonts w:ascii="Courier New" w:eastAsia="Times New Roman" w:hAnsi="Courier New" w:cs="Courier New"/>
            <w:color w:val="AA4926"/>
            <w:sz w:val="20"/>
            <w:szCs w:val="20"/>
            <w:lang w:val="en-US" w:eastAsia="ru-RU"/>
          </w:rPr>
          <w:delText>primary_key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=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>True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)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adres_punct = models.CharField(</w:delText>
        </w:r>
        <w:r w:rsidRPr="002B09AC">
          <w:rPr>
            <w:rFonts w:ascii="Courier New" w:eastAsia="Times New Roman" w:hAnsi="Courier New" w:cs="Courier New"/>
            <w:color w:val="AA4926"/>
            <w:sz w:val="20"/>
            <w:szCs w:val="20"/>
            <w:lang w:val="en-US" w:eastAsia="ru-RU"/>
          </w:rPr>
          <w:delText>max_length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=</w:delText>
        </w:r>
        <w:r w:rsidRPr="002B09AC">
          <w:rPr>
            <w:rFonts w:ascii="Courier New" w:eastAsia="Times New Roman" w:hAnsi="Courier New" w:cs="Courier New"/>
            <w:color w:val="2AACB8"/>
            <w:sz w:val="20"/>
            <w:szCs w:val="20"/>
            <w:lang w:val="en-US" w:eastAsia="ru-RU"/>
          </w:rPr>
          <w:delText>250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)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 xml:space="preserve">class 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Meta: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    db_table = </w:delText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val="en-US" w:eastAsia="ru-RU"/>
          </w:rPr>
          <w:delText>'punct'</w:delText>
        </w:r>
        <w:r w:rsidRPr="002B09AC">
          <w:rPr>
            <w:rFonts w:ascii="Courier New" w:eastAsia="Times New Roman" w:hAnsi="Courier New" w:cs="Courier New"/>
            <w:color w:val="6AAB73"/>
            <w:sz w:val="20"/>
            <w:szCs w:val="20"/>
            <w:lang w:val="en-US" w:eastAsia="ru-RU"/>
          </w:rPr>
          <w:br/>
          <w:delText xml:space="preserve">        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 xml:space="preserve">managed = 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>False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br/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br/>
          <w:delText xml:space="preserve">    def </w:delText>
        </w:r>
        <w:r w:rsidRPr="002B09AC">
          <w:rPr>
            <w:rFonts w:ascii="Courier New" w:eastAsia="Times New Roman" w:hAnsi="Courier New" w:cs="Courier New"/>
            <w:color w:val="B200B2"/>
            <w:sz w:val="20"/>
            <w:szCs w:val="20"/>
            <w:lang w:val="en-US" w:eastAsia="ru-RU"/>
          </w:rPr>
          <w:delText>__str__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(</w:delText>
        </w:r>
        <w:r w:rsidRPr="002B09AC">
          <w:rPr>
            <w:rFonts w:ascii="Courier New" w:eastAsia="Times New Roman" w:hAnsi="Courier New" w:cs="Courier New"/>
            <w:color w:val="94558D"/>
            <w:sz w:val="20"/>
            <w:szCs w:val="20"/>
            <w:lang w:val="en-US" w:eastAsia="ru-RU"/>
          </w:rPr>
          <w:delText>self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):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br/>
          <w:delText xml:space="preserve">        </w:delText>
        </w:r>
        <w:r w:rsidRPr="002B09AC">
          <w:rPr>
            <w:rFonts w:ascii="Courier New" w:eastAsia="Times New Roman" w:hAnsi="Courier New" w:cs="Courier New"/>
            <w:color w:val="CF8E6D"/>
            <w:sz w:val="20"/>
            <w:szCs w:val="20"/>
            <w:lang w:val="en-US" w:eastAsia="ru-RU"/>
          </w:rPr>
          <w:delText xml:space="preserve">return </w:delText>
        </w:r>
        <w:r w:rsidRPr="002B09AC">
          <w:rPr>
            <w:rFonts w:ascii="Courier New" w:eastAsia="Times New Roman" w:hAnsi="Courier New" w:cs="Courier New"/>
            <w:color w:val="94558D"/>
            <w:sz w:val="20"/>
            <w:szCs w:val="20"/>
            <w:lang w:val="en-US" w:eastAsia="ru-RU"/>
          </w:rPr>
          <w:delText>self</w:delText>
        </w:r>
        <w:r w:rsidRPr="002B09AC">
          <w:rPr>
            <w:rFonts w:ascii="Courier New" w:eastAsia="Times New Roman" w:hAnsi="Courier New" w:cs="Courier New"/>
            <w:color w:val="BCBEC4"/>
            <w:sz w:val="20"/>
            <w:szCs w:val="20"/>
            <w:lang w:val="en-US" w:eastAsia="ru-RU"/>
          </w:rPr>
          <w:delText>.adres_punct</w:delText>
        </w:r>
      </w:del>
    </w:p>
    <w:p w14:paraId="728B7578" w14:textId="7804D4D8" w:rsidR="00687C41" w:rsidRPr="00687C41" w:rsidRDefault="00687C41" w:rsidP="00075477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665961" w14:textId="0D3C3C36" w:rsidR="00687C41" w:rsidRPr="00687C41" w:rsidRDefault="00687C41" w:rsidP="00075477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7C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После выполни </w:t>
      </w:r>
      <w:proofErr w:type="spellStart"/>
      <w:r w:rsidRPr="00687C41">
        <w:rPr>
          <w:rFonts w:ascii="Courier New" w:eastAsia="Times New Roman" w:hAnsi="Courier New" w:cs="Courier New"/>
          <w:sz w:val="20"/>
          <w:szCs w:val="20"/>
          <w:lang w:eastAsia="ru-RU"/>
        </w:rPr>
        <w:t>миграци</w:t>
      </w:r>
      <w:proofErr w:type="spellEnd"/>
      <w:r w:rsidRPr="00687C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!!! </w:t>
      </w:r>
    </w:p>
    <w:p w14:paraId="5ADEA75A" w14:textId="39126E96" w:rsidR="00687C41" w:rsidRPr="00687C41" w:rsidRDefault="00687C41" w:rsidP="00075477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7C4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python manage.py </w:t>
      </w:r>
      <w:proofErr w:type="spellStart"/>
      <w:r w:rsidRPr="00687C41">
        <w:rPr>
          <w:rFonts w:ascii="Courier New" w:eastAsia="Times New Roman" w:hAnsi="Courier New" w:cs="Courier New"/>
          <w:sz w:val="20"/>
          <w:szCs w:val="20"/>
          <w:lang w:val="en-US" w:eastAsia="ru-RU"/>
        </w:rPr>
        <w:t>makemigrations</w:t>
      </w:r>
      <w:proofErr w:type="spellEnd"/>
      <w:r w:rsidRPr="00687C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687C41">
        <w:rPr>
          <w:rFonts w:ascii="Courier New" w:eastAsia="Times New Roman" w:hAnsi="Courier New" w:cs="Courier New"/>
          <w:sz w:val="20"/>
          <w:szCs w:val="20"/>
          <w:lang w:val="en-US" w:eastAsia="ru-RU"/>
        </w:rPr>
        <w:t>myapp</w:t>
      </w:r>
      <w:proofErr w:type="spellEnd"/>
    </w:p>
    <w:p w14:paraId="5CD591B3" w14:textId="6AD55D19" w:rsidR="00687C41" w:rsidRDefault="00687C41" w:rsidP="00075477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7C41">
        <w:rPr>
          <w:rFonts w:ascii="Courier New" w:eastAsia="Times New Roman" w:hAnsi="Courier New" w:cs="Courier New"/>
          <w:sz w:val="20"/>
          <w:szCs w:val="20"/>
          <w:lang w:val="en-US" w:eastAsia="ru-RU"/>
        </w:rPr>
        <w:t>python manage.py migrate</w:t>
      </w:r>
    </w:p>
    <w:p w14:paraId="16617EEC" w14:textId="3070AE1B" w:rsidR="00687C41" w:rsidRDefault="00687C41" w:rsidP="00075477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D41CEB" w14:textId="365270C8" w:rsidR="00687C41" w:rsidRDefault="00687C41" w:rsidP="00075477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views</w:t>
      </w:r>
    </w:p>
    <w:p w14:paraId="0A9714E8" w14:textId="77777777" w:rsidR="00687C41" w:rsidRPr="00687C41" w:rsidRDefault="00687C41" w:rsidP="00687C4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views.py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json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django.shortcuts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render, redirect, get_object_or_404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django.contrib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messages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django.http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JsonResponse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django.conf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settings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PIL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.models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============================================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#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ВСПОМОГАТЕЛЬНЫЕ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ФУНКЦИИ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============================================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proofErr w:type="spellStart"/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get_user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(request):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user_id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request.session.get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user_id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user_id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User.objects.get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id_user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user_id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User.DoesNotExist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pass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return None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def </w:t>
      </w:r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proofErr w:type="spellStart"/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save_photo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(photo):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Image.open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(photo)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img.resize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300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Image.Resampling.LANCZOS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upload_dir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os.path.join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settings.MEDIA_ROOT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'products'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os.makedirs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upload_dir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exist_ok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filename = 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f"products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photo.name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path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os.path.join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settings.MEDIA_ROOT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filename)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img.save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(path)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filename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687C4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сохранении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фото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None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def </w:t>
      </w:r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proofErr w:type="spellStart"/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get_tovar_with_relations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tovar.unit_obj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tovar.get_unit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tovar.postav_obj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tovar.get_postav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tovar.crate_obj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tovar.get_crate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tovar.cat_obj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tovar.get_cat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============================================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#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АВТОРИЗАЦИЯ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============================================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login_view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(request):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request.method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'POST'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login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request.POST.get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'login'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password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request.POST.get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'password'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user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User.objects.get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login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=login, </w:t>
      </w:r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password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=password)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request.session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user_id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user.id_user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request.session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user_fio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user.fio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request.session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user_role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user.role_name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Удаляем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гостевой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флаг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если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он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был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is_guest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request.session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del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request.session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is_guest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redirect(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'home'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User.DoesNotExist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messages.error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(request,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Неверный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логин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или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пароль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render(request,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'login.html'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guest_login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(request):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request.session.flush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Очищаем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всё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request.session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is_guest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request.session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user_fio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Гость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request.session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user_role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Гость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redirect(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'home'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logout_view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(request):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request.session.flush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messages.info(request,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вышли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системы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redirect(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'login'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============================================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#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ГЛАВНАЯ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ТОВАРАМИ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============================================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home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(request):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user_id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request.session.get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user_id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user =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if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user_id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user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User.objects.get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id_user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user_id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Если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есть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пользователь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убираем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гостевой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флаг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is_guest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request.session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del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request.session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is_guest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User.DoesNotExist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pass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is_guest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request.session.get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is_guest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Tovar.objects.all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tovars_list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[]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tovars_list.append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(_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get_tovar_with_relations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ПОИСК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только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менеджера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админа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search_query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request.GET.get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'search'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search_query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user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user.is_manager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user.is_admin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filtered_tovars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[]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tovars_list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search_query.lower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tovar.name_tovar.lower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or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search_query.lower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tovar.articule.lower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or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tovar.about_tovar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search_query.lower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tovar.about_tovar.lower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or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tovar.cat_obj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search_query.lower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tovar.cat_obj.cat_tovar.lower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or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tovar.crate_obj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search_query.lower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tovar.crate_obj.create.lower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or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tovar.postav_obj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search_query.lower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tovar.postav_obj.postav.lower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filtered_tovars.append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tovars_list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filtered_tovars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СОРТИРОВКА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только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менеджера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админа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sort_by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request.GET.get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'sort'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sort_by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user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user.is_manager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user.is_admin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sort_by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price_asc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tovars_list.sort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key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x: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x.price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sort_by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price_desc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tovars_list.sort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key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x: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x.price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reverse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sort_by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kol_asc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tovars_list.sort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key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x: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x.kol_tovar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sort_by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kol_desc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tovars_list.sort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key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x: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x.kol_tovar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reverse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ФИЛЬТРАЦИЯ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только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менеджера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админа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discount_filter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request.GET.get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'discount'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discount_filter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user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user.is_manager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user.is_admin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discount_filter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'0-10.99'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tovars_list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[t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tovars_list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t.skid_tovar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&lt;= 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10.99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discount_filter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'11-14.99'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tovars_list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[t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tovars_list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11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t.skid_tovar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&lt;= 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14.99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discount_filter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'15+'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tovars_list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[t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tovars_list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t.skid_tovar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&gt;= 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request.GET.get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'ajax'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render(request,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'products_only.html'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{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tovars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tovars_list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'user'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user,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context = {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tovars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tovars_list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'user'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user,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is_guest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is_guest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user_fio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request.session.get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user_fio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Гость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user_role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request.session.get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user_role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Гость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search_query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search_query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sort_by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sort_by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discount_filter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discount_filter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render(request,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'home.html'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context)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============================================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#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ДОБАВЛЕНИЕ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РЕДАКТИРОВАНИЕ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УДАЛЕНИЕ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ТОВАРА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============================================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(request):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user = _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get_user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(request)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user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 not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user.is_admin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messages.error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(request,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Доступ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запрещен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Только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администратора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redirect(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'home'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request.method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'POST'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last_id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Tovar.objects.all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order_by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'-id'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).first()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new_id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(last_id.id + 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last_id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photo_path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if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request.FILES.get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'photo'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photo_path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_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save_photo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request.FILES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'photo'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Tovar.objects.create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id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new_id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articule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request.POST.get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articule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name_tovar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request.POST.get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name_tovar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id_unit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request.POST.get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id_unit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price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request.POST.get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'price'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id_postav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request.POST.get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id_postav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id_crate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request.POST.get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id_crate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id_cat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request.POST.get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id_cat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skid_tovar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request.POST.get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skid_tovar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kol_tovar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request.POST.get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kol_tovar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about_tovar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request.POST.get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about_tovar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photo_tovar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photo_path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messages.success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(request,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Товар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добавлен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687C4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messages.error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(request,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добавлении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687C4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(e)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redirect(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'home'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context = {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'units'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Unit.objects.all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postavs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Postav.objects.all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'crates'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Crate.objects.all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'cats'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Cat.objects.all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is_edit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user_fio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request.session.get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user_fio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Гость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user_role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request.session.get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user_role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Гость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render(request,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'tovar_form.html'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context)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edit_tovar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(request,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tovar_id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user = _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get_user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(request)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user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 not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user.is_admin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messages.error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(request,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Доступ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запрещен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Только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администратора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redirect(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'home'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get_object_or_404(Tovar, </w:t>
      </w:r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id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tovar_id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request.method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'POST'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tovar.articule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request.POST.get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articule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tovar.name_tovar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request.POST.get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name_tovar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tovar.id_unit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87C4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request.POST.get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id_unit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tovar.price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87C4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request.POST.get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'price'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tovar.id_postav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87C4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request.POST.get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id_postav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tovar.id_crate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87C4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request.POST.get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id_crate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tovar.id_cat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87C4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request.POST.get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id_cat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tovar.skid_tovar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87C4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request.POST.get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skid_tovar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tovar.kol_tovar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87C4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request.POST.get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kol_tovar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tovar.about_tovar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request.POST.get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about_tovar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request.FILES.get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'photo'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tovar.photo_tovar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old_path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os.path.join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settings.MEDIA_ROOT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tovar.photo_tovar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os.path.exists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old_path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os.remove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old_path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tovar.photo_tovar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_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save_photo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request.FILES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'photo'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tovar.save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messages.success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(request,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Товар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обновлен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redirect(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'home'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context = {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tovar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'units'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Unit.objects.all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postavs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Postav.objects.all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'crates'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Crate.objects.all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'cats'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Cat.objects.all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is_edit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user_fio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request.session.get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user_fio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Гость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user_role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request.session.get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user_role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Гость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render(request,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'tovar_form.html'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context)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delete_tovar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(request,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tovar_id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user = _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get_user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(request)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user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 not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user.is_admin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messages.error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(request,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Доступ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запрещен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Только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администратора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redirect(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'home'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get_object_or_404(Tovar, </w:t>
      </w:r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id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tovar_id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in_orders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OrderItems.objects.filter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id_tovar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tovar_id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).exists()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in_orders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messages.error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(request,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Нельзя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удалить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товар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tovar.name_tovar</w:t>
      </w:r>
      <w:proofErr w:type="spellEnd"/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так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как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он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присутствует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заказах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redirect(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'home'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tovar.photo_tovar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photo_path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os.path.join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settings.MEDIA_ROOT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tovar.photo_tovar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os.path.exists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photo_path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os.remove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photo_path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tovar.delete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messages.success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(request,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Товар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удален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redirect(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'home'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============================================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#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ЗАКАЗЫ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============================================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orders_list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(request):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user = _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get_user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(request)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user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not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user.is_manager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not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user.is_admin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messages.error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(request,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Доступ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запрещен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redirect(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'home'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Обработка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добавления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заказа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если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POST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админ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request.method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'POST'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user.is_admin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last_order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Orders.objects.all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order_by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'-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order_id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).first()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new_order_id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last_order.order_id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last_order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Orders.objects.create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order_id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new_order_id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date_zakaz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request.POST.get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date_zakaz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data_dos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request.POST.get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data_dos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id_punct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request.POST.get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id_punct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id_user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request.POST.get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id_user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id_status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request.POST.get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id_status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messages.success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(request,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Заказ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№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new_order_id</w:t>
      </w:r>
      <w:proofErr w:type="spellEnd"/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687C4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messages.error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(request,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687C4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(e)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redirect(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'orders'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Получаем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заказы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отображения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orders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Orders.objects.all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orders_list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[]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order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orders: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order.punct_obj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order.get_punct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order.user_obj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order.get_user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order.status_obj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order.get_status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orders_list.append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(order)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context = {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'orders'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orders_list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puncts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Punct.objects.all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'users'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User.objects.all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'statuses'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Status.objects.all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user_fio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request.session.get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user_fio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Гость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user_role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request.session.get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user_role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Гость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'user'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user,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render(request,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'orders.html'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context)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687C4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delete_order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(request,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order_id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user = _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get_user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(request)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user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 not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user.is_admin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messages.error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(request,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Доступ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запрещен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redirect(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'orders'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order = get_object_or_404(Orders, 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order_id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order_id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OrderItems.objects.filter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order_id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order_id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).delete()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order.delete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messages.success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(request,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Заказ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№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order_id</w:t>
      </w:r>
      <w:proofErr w:type="spellEnd"/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удален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redirect(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'orders'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</w:p>
    <w:p w14:paraId="13BD88A4" w14:textId="77777777" w:rsidR="00687C41" w:rsidRPr="00687C41" w:rsidRDefault="00687C41" w:rsidP="00075477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18A630" w14:textId="445DE82A" w:rsidR="00687C41" w:rsidRDefault="00687C41" w:rsidP="00075477">
      <w:pP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</w:p>
    <w:p w14:paraId="61A077A9" w14:textId="1EA2D002" w:rsidR="00687C41" w:rsidRDefault="00687C41" w:rsidP="00075477">
      <w:pP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</w:p>
    <w:p w14:paraId="6712ADDF" w14:textId="0F7F1B42" w:rsidR="00687C41" w:rsidRPr="00687C41" w:rsidRDefault="00687C41" w:rsidP="002B09A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del w:id="2" w:author="Сергей Иванов" w:date="2026-06-11T01:09:00Z"/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7C41">
        <w:rPr>
          <w:rFonts w:ascii="Courier New" w:eastAsia="Times New Roman" w:hAnsi="Courier New" w:cs="Courier New"/>
          <w:sz w:val="20"/>
          <w:szCs w:val="20"/>
          <w:lang w:val="en-US" w:eastAsia="ru-RU"/>
        </w:rPr>
        <w:t>setting</w:t>
      </w:r>
    </w:p>
    <w:p w14:paraId="0F74445C" w14:textId="77B90BEF" w:rsidR="002B09AC" w:rsidRDefault="002B09AC" w:rsidP="00075477">
      <w:pPr>
        <w:rPr>
          <w:del w:id="3" w:author="Сергей Иванов" w:date="2026-06-11T01:09:00Z"/>
          <w:lang w:val="en-US"/>
        </w:rPr>
      </w:pPr>
    </w:p>
    <w:p w14:paraId="110BD62D" w14:textId="0E2423B0" w:rsidR="00EC374E" w:rsidRDefault="00EC374E" w:rsidP="00075477">
      <w:pPr>
        <w:rPr>
          <w:del w:id="4" w:author="Сергей Иванов" w:date="2026-06-11T01:09:00Z"/>
          <w:lang w:val="en-US"/>
        </w:rPr>
      </w:pPr>
    </w:p>
    <w:p w14:paraId="1B79D847" w14:textId="12EF9A8F" w:rsidR="00EC374E" w:rsidRDefault="00EC374E" w:rsidP="00075477">
      <w:pPr>
        <w:rPr>
          <w:del w:id="5" w:author="Сергей Иванов" w:date="2026-06-11T01:09:00Z"/>
          <w:lang w:val="en-US"/>
        </w:rPr>
      </w:pPr>
      <w:del w:id="6" w:author="Сергей Иванов" w:date="2026-06-11T01:09:00Z">
        <w:r>
          <w:delText>после</w:delText>
        </w:r>
        <w:r w:rsidRPr="00EC374E">
          <w:rPr>
            <w:lang w:val="en-US"/>
          </w:rPr>
          <w:delText xml:space="preserve"> </w:delText>
        </w:r>
        <w:r>
          <w:delText>моделс</w:delText>
        </w:r>
        <w:r w:rsidRPr="00EC374E">
          <w:rPr>
            <w:lang w:val="en-US"/>
          </w:rPr>
          <w:delText xml:space="preserve"> </w:delText>
        </w:r>
        <w:r>
          <w:delText>обязательно</w:delText>
        </w:r>
        <w:r w:rsidRPr="00EC374E">
          <w:rPr>
            <w:lang w:val="en-US"/>
          </w:rPr>
          <w:delText xml:space="preserve"> </w:delText>
        </w:r>
        <w:r>
          <w:delText>миграция</w:delText>
        </w:r>
        <w:r w:rsidRPr="00EC374E">
          <w:rPr>
            <w:lang w:val="en-US"/>
          </w:rPr>
          <w:br/>
          <w:delText>python manage.py makemigrations myapp</w:delText>
        </w:r>
      </w:del>
    </w:p>
    <w:p w14:paraId="0D09147A" w14:textId="467EF9F6" w:rsidR="00EC374E" w:rsidRDefault="008A2479" w:rsidP="00075477">
      <w:pPr>
        <w:rPr>
          <w:del w:id="7" w:author="Сергей Иванов" w:date="2026-06-11T01:09:00Z"/>
          <w:lang w:val="en-US"/>
        </w:rPr>
      </w:pPr>
      <w:del w:id="8" w:author="Сергей Иванов" w:date="2026-06-11T01:09:00Z">
        <w:r>
          <w:rPr>
            <w:lang w:val="en-US"/>
          </w:rPr>
          <w:delText>python manage.py migrate</w:delText>
        </w:r>
      </w:del>
    </w:p>
    <w:p w14:paraId="77D9A178" w14:textId="77777777" w:rsidR="00592CDD" w:rsidRPr="00592CDD" w:rsidRDefault="00592CDD" w:rsidP="00592CDD">
      <w:pPr>
        <w:pStyle w:val="HTML"/>
        <w:shd w:val="clear" w:color="auto" w:fill="1E1F22"/>
        <w:rPr>
          <w:del w:id="9" w:author="Сергей Иванов" w:date="2026-06-11T01:09:00Z"/>
          <w:color w:val="BCBEC4"/>
          <w:lang w:val="en-US"/>
        </w:rPr>
      </w:pPr>
      <w:del w:id="10" w:author="Сергей Иванов" w:date="2026-06-11T01:09:00Z">
        <w:r>
          <w:rPr>
            <w:lang w:val="en-US"/>
          </w:rPr>
          <w:delText>views</w:delText>
        </w:r>
        <w:r>
          <w:rPr>
            <w:lang w:val="en-US"/>
          </w:rPr>
          <w:br/>
        </w:r>
        <w:r w:rsidRPr="00592CDD">
          <w:rPr>
            <w:color w:val="CF8E6D"/>
            <w:lang w:val="en-US"/>
          </w:rPr>
          <w:delText xml:space="preserve">from </w:delText>
        </w:r>
        <w:r w:rsidRPr="00592CDD">
          <w:rPr>
            <w:color w:val="BCBEC4"/>
            <w:lang w:val="en-US"/>
          </w:rPr>
          <w:delText xml:space="preserve">django.contrib.auth.hashers </w:delText>
        </w:r>
        <w:r w:rsidRPr="00592CDD">
          <w:rPr>
            <w:color w:val="CF8E6D"/>
            <w:lang w:val="en-US"/>
          </w:rPr>
          <w:delText xml:space="preserve">import </w:delText>
        </w:r>
        <w:r w:rsidRPr="00592CDD">
          <w:rPr>
            <w:color w:val="BCBEC4"/>
            <w:lang w:val="en-US"/>
          </w:rPr>
          <w:delText>make_password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CF8E6D"/>
            <w:lang w:val="en-US"/>
          </w:rPr>
          <w:delText xml:space="preserve">from </w:delText>
        </w:r>
        <w:r w:rsidRPr="00592CDD">
          <w:rPr>
            <w:color w:val="BCBEC4"/>
            <w:lang w:val="en-US"/>
          </w:rPr>
          <w:delText xml:space="preserve">django.db </w:delText>
        </w:r>
        <w:r w:rsidRPr="00592CDD">
          <w:rPr>
            <w:color w:val="CF8E6D"/>
            <w:lang w:val="en-US"/>
          </w:rPr>
          <w:delText xml:space="preserve">import </w:delText>
        </w:r>
        <w:r w:rsidRPr="00592CDD">
          <w:rPr>
            <w:color w:val="BCBEC4"/>
            <w:lang w:val="en-US"/>
          </w:rPr>
          <w:delText>models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</w:r>
        <w:r w:rsidRPr="00592CDD">
          <w:rPr>
            <w:color w:val="CF8E6D"/>
            <w:lang w:val="en-US"/>
          </w:rPr>
          <w:delText xml:space="preserve">class </w:delText>
        </w:r>
        <w:r w:rsidRPr="00592CDD">
          <w:rPr>
            <w:color w:val="BCBEC4"/>
            <w:lang w:val="en-US"/>
          </w:rPr>
          <w:delText>tovar(models.Model):</w:delText>
        </w:r>
        <w:r w:rsidRPr="00592CDD">
          <w:rPr>
            <w:color w:val="BCBEC4"/>
            <w:lang w:val="en-US"/>
          </w:rPr>
          <w:br/>
          <w:delText xml:space="preserve">    id_tovar = models.CharField(</w:delText>
        </w:r>
        <w:r w:rsidRPr="00592CDD">
          <w:rPr>
            <w:color w:val="AA4926"/>
            <w:lang w:val="en-US"/>
          </w:rPr>
          <w:delText>max_length</w:delText>
        </w:r>
        <w:r w:rsidRPr="00592CDD">
          <w:rPr>
            <w:color w:val="BCBEC4"/>
            <w:lang w:val="en-US"/>
          </w:rPr>
          <w:delText>=</w:delText>
        </w:r>
        <w:r w:rsidRPr="00592CDD">
          <w:rPr>
            <w:color w:val="2AACB8"/>
            <w:lang w:val="en-US"/>
          </w:rPr>
          <w:delText>50</w:delText>
        </w:r>
        <w:r w:rsidRPr="00592CDD">
          <w:rPr>
            <w:color w:val="BCBEC4"/>
            <w:lang w:val="en-US"/>
          </w:rPr>
          <w:delText xml:space="preserve">, </w:delText>
        </w:r>
        <w:r w:rsidRPr="00592CDD">
          <w:rPr>
            <w:color w:val="AA4926"/>
            <w:lang w:val="en-US"/>
          </w:rPr>
          <w:delText>primary_key</w:delText>
        </w:r>
        <w:r w:rsidRPr="00592CDD">
          <w:rPr>
            <w:color w:val="BCBEC4"/>
            <w:lang w:val="en-US"/>
          </w:rPr>
          <w:delText>=</w:delText>
        </w:r>
        <w:r w:rsidRPr="00592CDD">
          <w:rPr>
            <w:color w:val="CF8E6D"/>
            <w:lang w:val="en-US"/>
          </w:rPr>
          <w:delText>True</w:delText>
        </w:r>
        <w:r w:rsidRPr="00592CDD">
          <w:rPr>
            <w:color w:val="BCBEC4"/>
            <w:lang w:val="en-US"/>
          </w:rPr>
          <w:delText>)</w:delText>
        </w:r>
        <w:r w:rsidRPr="00592CDD">
          <w:rPr>
            <w:color w:val="BCBEC4"/>
            <w:lang w:val="en-US"/>
          </w:rPr>
          <w:br/>
          <w:delText xml:space="preserve">    name_tovar = models.CharField(</w:delText>
        </w:r>
        <w:r w:rsidRPr="00592CDD">
          <w:rPr>
            <w:color w:val="AA4926"/>
            <w:lang w:val="en-US"/>
          </w:rPr>
          <w:delText>max_length</w:delText>
        </w:r>
        <w:r w:rsidRPr="00592CDD">
          <w:rPr>
            <w:color w:val="BCBEC4"/>
            <w:lang w:val="en-US"/>
          </w:rPr>
          <w:delText>=</w:delText>
        </w:r>
        <w:r w:rsidRPr="00592CDD">
          <w:rPr>
            <w:color w:val="2AACB8"/>
            <w:lang w:val="en-US"/>
          </w:rPr>
          <w:delText>50</w:delText>
        </w:r>
        <w:r w:rsidRPr="00592CDD">
          <w:rPr>
            <w:color w:val="BCBEC4"/>
            <w:lang w:val="en-US"/>
          </w:rPr>
          <w:delText>)</w:delText>
        </w:r>
        <w:r w:rsidRPr="00592CDD">
          <w:rPr>
            <w:color w:val="BCBEC4"/>
            <w:lang w:val="en-US"/>
          </w:rPr>
          <w:br/>
          <w:delText xml:space="preserve">    es_tovar = models.CharField(</w:delText>
        </w:r>
        <w:r w:rsidRPr="00592CDD">
          <w:rPr>
            <w:color w:val="AA4926"/>
            <w:lang w:val="en-US"/>
          </w:rPr>
          <w:delText>max_length</w:delText>
        </w:r>
        <w:r w:rsidRPr="00592CDD">
          <w:rPr>
            <w:color w:val="BCBEC4"/>
            <w:lang w:val="en-US"/>
          </w:rPr>
          <w:delText>=</w:delText>
        </w:r>
        <w:r w:rsidRPr="00592CDD">
          <w:rPr>
            <w:color w:val="2AACB8"/>
            <w:lang w:val="en-US"/>
          </w:rPr>
          <w:delText>50</w:delText>
        </w:r>
        <w:r w:rsidRPr="00592CDD">
          <w:rPr>
            <w:color w:val="BCBEC4"/>
            <w:lang w:val="en-US"/>
          </w:rPr>
          <w:delText>)</w:delText>
        </w:r>
        <w:r w:rsidRPr="00592CDD">
          <w:rPr>
            <w:color w:val="BCBEC4"/>
            <w:lang w:val="en-US"/>
          </w:rPr>
          <w:br/>
          <w:delText xml:space="preserve">    price_tovar = models.IntegerField()</w:delText>
        </w:r>
        <w:r w:rsidRPr="00592CDD">
          <w:rPr>
            <w:color w:val="BCBEC4"/>
            <w:lang w:val="en-US"/>
          </w:rPr>
          <w:br/>
          <w:delText xml:space="preserve">    give_tovar = models.CharField(</w:delText>
        </w:r>
        <w:r w:rsidRPr="00592CDD">
          <w:rPr>
            <w:color w:val="AA4926"/>
            <w:lang w:val="en-US"/>
          </w:rPr>
          <w:delText>max_length</w:delText>
        </w:r>
        <w:r w:rsidRPr="00592CDD">
          <w:rPr>
            <w:color w:val="BCBEC4"/>
            <w:lang w:val="en-US"/>
          </w:rPr>
          <w:delText>=</w:delText>
        </w:r>
        <w:r w:rsidRPr="00592CDD">
          <w:rPr>
            <w:color w:val="2AACB8"/>
            <w:lang w:val="en-US"/>
          </w:rPr>
          <w:delText>50</w:delText>
        </w:r>
        <w:r w:rsidRPr="00592CDD">
          <w:rPr>
            <w:color w:val="BCBEC4"/>
            <w:lang w:val="en-US"/>
          </w:rPr>
          <w:delText>)</w:delText>
        </w:r>
        <w:r w:rsidRPr="00592CDD">
          <w:rPr>
            <w:color w:val="BCBEC4"/>
            <w:lang w:val="en-US"/>
          </w:rPr>
          <w:br/>
          <w:delText xml:space="preserve">    create_tovar = models.CharField(</w:delText>
        </w:r>
        <w:r w:rsidRPr="00592CDD">
          <w:rPr>
            <w:color w:val="AA4926"/>
            <w:lang w:val="en-US"/>
          </w:rPr>
          <w:delText>max_length</w:delText>
        </w:r>
        <w:r w:rsidRPr="00592CDD">
          <w:rPr>
            <w:color w:val="BCBEC4"/>
            <w:lang w:val="en-US"/>
          </w:rPr>
          <w:delText>=</w:delText>
        </w:r>
        <w:r w:rsidRPr="00592CDD">
          <w:rPr>
            <w:color w:val="2AACB8"/>
            <w:lang w:val="en-US"/>
          </w:rPr>
          <w:delText>50</w:delText>
        </w:r>
        <w:r w:rsidRPr="00592CDD">
          <w:rPr>
            <w:color w:val="BCBEC4"/>
            <w:lang w:val="en-US"/>
          </w:rPr>
          <w:delText>)</w:delText>
        </w:r>
        <w:r w:rsidRPr="00592CDD">
          <w:rPr>
            <w:color w:val="BCBEC4"/>
            <w:lang w:val="en-US"/>
          </w:rPr>
          <w:br/>
          <w:delText xml:space="preserve">    cat_tovar = models.CharField(</w:delText>
        </w:r>
        <w:r w:rsidRPr="00592CDD">
          <w:rPr>
            <w:color w:val="AA4926"/>
            <w:lang w:val="en-US"/>
          </w:rPr>
          <w:delText>max_length</w:delText>
        </w:r>
        <w:r w:rsidRPr="00592CDD">
          <w:rPr>
            <w:color w:val="BCBEC4"/>
            <w:lang w:val="en-US"/>
          </w:rPr>
          <w:delText>=</w:delText>
        </w:r>
        <w:r w:rsidRPr="00592CDD">
          <w:rPr>
            <w:color w:val="2AACB8"/>
            <w:lang w:val="en-US"/>
          </w:rPr>
          <w:delText>50</w:delText>
        </w:r>
        <w:r w:rsidRPr="00592CDD">
          <w:rPr>
            <w:color w:val="BCBEC4"/>
            <w:lang w:val="en-US"/>
          </w:rPr>
          <w:delText>)</w:delText>
        </w:r>
        <w:r w:rsidRPr="00592CDD">
          <w:rPr>
            <w:color w:val="BCBEC4"/>
            <w:lang w:val="en-US"/>
          </w:rPr>
          <w:br/>
          <w:delText xml:space="preserve">    skidka_tovar = models.IntegerField()</w:delText>
        </w:r>
        <w:r w:rsidRPr="00592CDD">
          <w:rPr>
            <w:color w:val="BCBEC4"/>
            <w:lang w:val="en-US"/>
          </w:rPr>
          <w:br/>
          <w:delText xml:space="preserve">    amount_tovar = models.IntegerField()</w:delText>
        </w:r>
        <w:r w:rsidRPr="00592CDD">
          <w:rPr>
            <w:color w:val="BCBEC4"/>
            <w:lang w:val="en-US"/>
          </w:rPr>
          <w:br/>
          <w:delText xml:space="preserve">    about_tovar = models.CharField(</w:delText>
        </w:r>
        <w:r w:rsidRPr="00592CDD">
          <w:rPr>
            <w:color w:val="AA4926"/>
            <w:lang w:val="en-US"/>
          </w:rPr>
          <w:delText>max_length</w:delText>
        </w:r>
        <w:r w:rsidRPr="00592CDD">
          <w:rPr>
            <w:color w:val="BCBEC4"/>
            <w:lang w:val="en-US"/>
          </w:rPr>
          <w:delText>=</w:delText>
        </w:r>
        <w:r w:rsidRPr="00592CDD">
          <w:rPr>
            <w:color w:val="2AACB8"/>
            <w:lang w:val="en-US"/>
          </w:rPr>
          <w:delText>200</w:delText>
        </w:r>
        <w:r w:rsidRPr="00592CDD">
          <w:rPr>
            <w:color w:val="BCBEC4"/>
            <w:lang w:val="en-US"/>
          </w:rPr>
          <w:delText>)</w:delText>
        </w:r>
        <w:r w:rsidRPr="00592CDD">
          <w:rPr>
            <w:color w:val="BCBEC4"/>
            <w:lang w:val="en-US"/>
          </w:rPr>
          <w:br/>
          <w:delText xml:space="preserve">    photo_tovar = models.CharField(</w:delText>
        </w:r>
        <w:r w:rsidRPr="00592CDD">
          <w:rPr>
            <w:color w:val="AA4926"/>
            <w:lang w:val="en-US"/>
          </w:rPr>
          <w:delText>max_length</w:delText>
        </w:r>
        <w:r w:rsidRPr="00592CDD">
          <w:rPr>
            <w:color w:val="BCBEC4"/>
            <w:lang w:val="en-US"/>
          </w:rPr>
          <w:delText>=</w:delText>
        </w:r>
        <w:r w:rsidRPr="00592CDD">
          <w:rPr>
            <w:color w:val="2AACB8"/>
            <w:lang w:val="en-US"/>
          </w:rPr>
          <w:delText>50</w:delText>
        </w:r>
        <w:r w:rsidRPr="00592CDD">
          <w:rPr>
            <w:color w:val="BCBEC4"/>
            <w:lang w:val="en-US"/>
          </w:rPr>
          <w:delText xml:space="preserve">, </w:delText>
        </w:r>
        <w:r w:rsidRPr="00592CDD">
          <w:rPr>
            <w:color w:val="AA4926"/>
            <w:lang w:val="en-US"/>
          </w:rPr>
          <w:delText>blank</w:delText>
        </w:r>
        <w:r w:rsidRPr="00592CDD">
          <w:rPr>
            <w:color w:val="BCBEC4"/>
            <w:lang w:val="en-US"/>
          </w:rPr>
          <w:delText>=</w:delText>
        </w:r>
        <w:r w:rsidRPr="00592CDD">
          <w:rPr>
            <w:color w:val="CF8E6D"/>
            <w:lang w:val="en-US"/>
          </w:rPr>
          <w:delText>True</w:delText>
        </w:r>
        <w:r w:rsidRPr="00592CDD">
          <w:rPr>
            <w:color w:val="BCBEC4"/>
            <w:lang w:val="en-US"/>
          </w:rPr>
          <w:delText xml:space="preserve">, </w:delText>
        </w:r>
        <w:r w:rsidRPr="00592CDD">
          <w:rPr>
            <w:color w:val="AA4926"/>
            <w:lang w:val="en-US"/>
          </w:rPr>
          <w:delText>null</w:delText>
        </w:r>
        <w:r w:rsidRPr="00592CDD">
          <w:rPr>
            <w:color w:val="BCBEC4"/>
            <w:lang w:val="en-US"/>
          </w:rPr>
          <w:delText>=</w:delText>
        </w:r>
        <w:r w:rsidRPr="00592CDD">
          <w:rPr>
            <w:color w:val="CF8E6D"/>
            <w:lang w:val="en-US"/>
          </w:rPr>
          <w:delText>True</w:delText>
        </w:r>
        <w:r w:rsidRPr="00592CDD">
          <w:rPr>
            <w:color w:val="BCBEC4"/>
            <w:lang w:val="en-US"/>
          </w:rPr>
          <w:delText>)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</w:delText>
        </w:r>
        <w:r w:rsidRPr="00592CDD">
          <w:rPr>
            <w:color w:val="CF8E6D"/>
            <w:lang w:val="en-US"/>
          </w:rPr>
          <w:delText xml:space="preserve">class </w:delText>
        </w:r>
        <w:r w:rsidRPr="00592CDD">
          <w:rPr>
            <w:color w:val="BCBEC4"/>
            <w:lang w:val="en-US"/>
          </w:rPr>
          <w:delText>Meta:</w:delText>
        </w:r>
        <w:r w:rsidRPr="00592CDD">
          <w:rPr>
            <w:color w:val="BCBEC4"/>
            <w:lang w:val="en-US"/>
          </w:rPr>
          <w:br/>
          <w:delText xml:space="preserve">        db_table = </w:delText>
        </w:r>
        <w:r w:rsidRPr="00592CDD">
          <w:rPr>
            <w:color w:val="6AAB73"/>
            <w:lang w:val="en-US"/>
          </w:rPr>
          <w:delText xml:space="preserve">'"Tovar"'  </w:delText>
        </w:r>
        <w:r w:rsidRPr="00592CDD">
          <w:rPr>
            <w:color w:val="7A7E85"/>
            <w:lang w:val="en-US"/>
          </w:rPr>
          <w:delText xml:space="preserve"># </w:delText>
        </w:r>
        <w:r>
          <w:rPr>
            <w:color w:val="7A7E85"/>
          </w:rPr>
          <w:delText>Если</w:delText>
        </w:r>
        <w:r w:rsidRPr="00592CDD">
          <w:rPr>
            <w:color w:val="7A7E85"/>
            <w:lang w:val="en-US"/>
          </w:rPr>
          <w:delText xml:space="preserve"> </w:delText>
        </w:r>
        <w:r>
          <w:rPr>
            <w:color w:val="7A7E85"/>
          </w:rPr>
          <w:delText>таблица</w:delText>
        </w:r>
        <w:r w:rsidRPr="00592CDD">
          <w:rPr>
            <w:color w:val="7A7E85"/>
            <w:lang w:val="en-US"/>
          </w:rPr>
          <w:delText xml:space="preserve"> </w:delText>
        </w:r>
        <w:r>
          <w:rPr>
            <w:color w:val="7A7E85"/>
          </w:rPr>
          <w:delText>с</w:delText>
        </w:r>
        <w:r w:rsidRPr="00592CDD">
          <w:rPr>
            <w:color w:val="7A7E85"/>
            <w:lang w:val="en-US"/>
          </w:rPr>
          <w:delText xml:space="preserve"> </w:delText>
        </w:r>
        <w:r>
          <w:rPr>
            <w:color w:val="7A7E85"/>
          </w:rPr>
          <w:delText>большой</w:delText>
        </w:r>
        <w:r w:rsidRPr="00592CDD">
          <w:rPr>
            <w:color w:val="7A7E85"/>
            <w:lang w:val="en-US"/>
          </w:rPr>
          <w:delText xml:space="preserve"> </w:delText>
        </w:r>
        <w:r>
          <w:rPr>
            <w:color w:val="7A7E85"/>
          </w:rPr>
          <w:delText>буквы</w:delText>
        </w:r>
        <w:r w:rsidRPr="00592CDD">
          <w:rPr>
            <w:color w:val="7A7E85"/>
            <w:lang w:val="en-US"/>
          </w:rPr>
          <w:br/>
          <w:delText xml:space="preserve">        </w:delText>
        </w:r>
        <w:r w:rsidRPr="00592CDD">
          <w:rPr>
            <w:color w:val="BCBEC4"/>
            <w:lang w:val="en-US"/>
          </w:rPr>
          <w:delText xml:space="preserve">managed = </w:delText>
        </w:r>
        <w:r w:rsidRPr="00592CDD">
          <w:rPr>
            <w:color w:val="CF8E6D"/>
            <w:lang w:val="en-US"/>
          </w:rPr>
          <w:delText>False</w:delText>
        </w:r>
        <w:r w:rsidRPr="00592CDD">
          <w:rPr>
            <w:color w:val="CF8E6D"/>
            <w:lang w:val="en-US"/>
          </w:rPr>
          <w:br/>
        </w:r>
        <w:r w:rsidRPr="00592CDD">
          <w:rPr>
            <w:color w:val="CF8E6D"/>
            <w:lang w:val="en-US"/>
          </w:rPr>
          <w:br/>
          <w:delText xml:space="preserve">    def </w:delText>
        </w:r>
        <w:r w:rsidRPr="00592CDD">
          <w:rPr>
            <w:color w:val="B200B2"/>
            <w:lang w:val="en-US"/>
          </w:rPr>
          <w:delText>__str__</w:delText>
        </w:r>
        <w:r w:rsidRPr="00592CDD">
          <w:rPr>
            <w:color w:val="BCBEC4"/>
            <w:lang w:val="en-US"/>
          </w:rPr>
          <w:delText>(</w:delText>
        </w:r>
        <w:r w:rsidRPr="00592CDD">
          <w:rPr>
            <w:color w:val="94558D"/>
            <w:lang w:val="en-US"/>
          </w:rPr>
          <w:delText>self</w:delText>
        </w:r>
        <w:r w:rsidRPr="00592CDD">
          <w:rPr>
            <w:color w:val="BCBEC4"/>
            <w:lang w:val="en-US"/>
          </w:rPr>
          <w:delText>):</w:delText>
        </w:r>
        <w:r w:rsidRPr="00592CDD">
          <w:rPr>
            <w:color w:val="BCBEC4"/>
            <w:lang w:val="en-US"/>
          </w:rPr>
          <w:br/>
          <w:delText xml:space="preserve">        </w:delText>
        </w:r>
        <w:r w:rsidRPr="00592CDD">
          <w:rPr>
            <w:color w:val="CF8E6D"/>
            <w:lang w:val="en-US"/>
          </w:rPr>
          <w:delText xml:space="preserve">return </w:delText>
        </w:r>
        <w:r w:rsidRPr="00592CDD">
          <w:rPr>
            <w:color w:val="94558D"/>
            <w:lang w:val="en-US"/>
          </w:rPr>
          <w:delText>self</w:delText>
        </w:r>
        <w:r w:rsidRPr="00592CDD">
          <w:rPr>
            <w:color w:val="BCBEC4"/>
            <w:lang w:val="en-US"/>
          </w:rPr>
          <w:delText>.name_tovar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</w:delText>
        </w:r>
        <w:r w:rsidRPr="00592CDD">
          <w:rPr>
            <w:color w:val="CF8E6D"/>
            <w:lang w:val="en-US"/>
          </w:rPr>
          <w:delText xml:space="preserve">def </w:delText>
        </w:r>
        <w:r w:rsidRPr="00592CDD">
          <w:rPr>
            <w:color w:val="56A8F5"/>
            <w:lang w:val="en-US"/>
          </w:rPr>
          <w:delText>get_discount_price</w:delText>
        </w:r>
        <w:r w:rsidRPr="00592CDD">
          <w:rPr>
            <w:color w:val="BCBEC4"/>
            <w:lang w:val="en-US"/>
          </w:rPr>
          <w:delText>(</w:delText>
        </w:r>
        <w:r w:rsidRPr="00592CDD">
          <w:rPr>
            <w:color w:val="94558D"/>
            <w:lang w:val="en-US"/>
          </w:rPr>
          <w:delText>self</w:delText>
        </w:r>
        <w:r w:rsidRPr="00592CDD">
          <w:rPr>
            <w:color w:val="BCBEC4"/>
            <w:lang w:val="en-US"/>
          </w:rPr>
          <w:delText>):</w:delText>
        </w:r>
        <w:r w:rsidRPr="00592CDD">
          <w:rPr>
            <w:color w:val="BCBEC4"/>
            <w:lang w:val="en-US"/>
          </w:rPr>
          <w:br/>
          <w:delText xml:space="preserve">        </w:delText>
        </w:r>
        <w:r w:rsidRPr="00592CDD">
          <w:rPr>
            <w:i/>
            <w:iCs/>
            <w:color w:val="5F826B"/>
            <w:lang w:val="en-US"/>
          </w:rPr>
          <w:delText>"""</w:delText>
        </w:r>
        <w:r>
          <w:rPr>
            <w:i/>
            <w:iCs/>
            <w:color w:val="5F826B"/>
          </w:rPr>
          <w:delText>Возвращает</w:delText>
        </w:r>
        <w:r w:rsidRPr="00592CDD">
          <w:rPr>
            <w:i/>
            <w:iCs/>
            <w:color w:val="5F826B"/>
            <w:lang w:val="en-US"/>
          </w:rPr>
          <w:delText xml:space="preserve"> </w:delText>
        </w:r>
        <w:r>
          <w:rPr>
            <w:i/>
            <w:iCs/>
            <w:color w:val="5F826B"/>
          </w:rPr>
          <w:delText>цену</w:delText>
        </w:r>
        <w:r w:rsidRPr="00592CDD">
          <w:rPr>
            <w:i/>
            <w:iCs/>
            <w:color w:val="5F826B"/>
            <w:lang w:val="en-US"/>
          </w:rPr>
          <w:delText xml:space="preserve"> </w:delText>
        </w:r>
        <w:r>
          <w:rPr>
            <w:i/>
            <w:iCs/>
            <w:color w:val="5F826B"/>
          </w:rPr>
          <w:delText>со</w:delText>
        </w:r>
        <w:r w:rsidRPr="00592CDD">
          <w:rPr>
            <w:i/>
            <w:iCs/>
            <w:color w:val="5F826B"/>
            <w:lang w:val="en-US"/>
          </w:rPr>
          <w:delText xml:space="preserve"> </w:delText>
        </w:r>
        <w:r>
          <w:rPr>
            <w:i/>
            <w:iCs/>
            <w:color w:val="5F826B"/>
          </w:rPr>
          <w:delText>скидкой</w:delText>
        </w:r>
        <w:r w:rsidRPr="00592CDD">
          <w:rPr>
            <w:i/>
            <w:iCs/>
            <w:color w:val="5F826B"/>
            <w:lang w:val="en-US"/>
          </w:rPr>
          <w:delText>"""</w:delText>
        </w:r>
        <w:r w:rsidRPr="00592CDD">
          <w:rPr>
            <w:i/>
            <w:iCs/>
            <w:color w:val="5F826B"/>
            <w:lang w:val="en-US"/>
          </w:rPr>
          <w:br/>
          <w:delText xml:space="preserve">        </w:delText>
        </w:r>
        <w:r w:rsidRPr="00592CDD">
          <w:rPr>
            <w:color w:val="CF8E6D"/>
            <w:lang w:val="en-US"/>
          </w:rPr>
          <w:delText xml:space="preserve">if </w:delText>
        </w:r>
        <w:r w:rsidRPr="00592CDD">
          <w:rPr>
            <w:color w:val="94558D"/>
            <w:lang w:val="en-US"/>
          </w:rPr>
          <w:delText>self</w:delText>
        </w:r>
        <w:r w:rsidRPr="00592CDD">
          <w:rPr>
            <w:color w:val="BCBEC4"/>
            <w:lang w:val="en-US"/>
          </w:rPr>
          <w:delText xml:space="preserve">.skidka_tovar &gt; </w:delText>
        </w:r>
        <w:r w:rsidRPr="00592CDD">
          <w:rPr>
            <w:color w:val="2AACB8"/>
            <w:lang w:val="en-US"/>
          </w:rPr>
          <w:delText>0</w:delText>
        </w:r>
        <w:r w:rsidRPr="00592CDD">
          <w:rPr>
            <w:color w:val="BCBEC4"/>
            <w:lang w:val="en-US"/>
          </w:rPr>
          <w:delText>:</w:delText>
        </w:r>
        <w:r w:rsidRPr="00592CDD">
          <w:rPr>
            <w:color w:val="BCBEC4"/>
            <w:lang w:val="en-US"/>
          </w:rPr>
          <w:br/>
          <w:delText xml:space="preserve">            </w:delText>
        </w:r>
        <w:r w:rsidRPr="00592CDD">
          <w:rPr>
            <w:color w:val="CF8E6D"/>
            <w:lang w:val="en-US"/>
          </w:rPr>
          <w:delText xml:space="preserve">return </w:delText>
        </w:r>
        <w:r w:rsidRPr="00592CDD">
          <w:rPr>
            <w:color w:val="94558D"/>
            <w:lang w:val="en-US"/>
          </w:rPr>
          <w:delText>self</w:delText>
        </w:r>
        <w:r w:rsidRPr="00592CDD">
          <w:rPr>
            <w:color w:val="BCBEC4"/>
            <w:lang w:val="en-US"/>
          </w:rPr>
          <w:delText>.price_tovar * (</w:delText>
        </w:r>
        <w:r w:rsidRPr="00592CDD">
          <w:rPr>
            <w:color w:val="2AACB8"/>
            <w:lang w:val="en-US"/>
          </w:rPr>
          <w:delText xml:space="preserve">100 </w:delText>
        </w:r>
        <w:r w:rsidRPr="00592CDD">
          <w:rPr>
            <w:color w:val="BCBEC4"/>
            <w:lang w:val="en-US"/>
          </w:rPr>
          <w:delText xml:space="preserve">- </w:delText>
        </w:r>
        <w:r w:rsidRPr="00592CDD">
          <w:rPr>
            <w:color w:val="94558D"/>
            <w:lang w:val="en-US"/>
          </w:rPr>
          <w:delText>self</w:delText>
        </w:r>
        <w:r w:rsidRPr="00592CDD">
          <w:rPr>
            <w:color w:val="BCBEC4"/>
            <w:lang w:val="en-US"/>
          </w:rPr>
          <w:delText xml:space="preserve">.skidka_tovar) / </w:delText>
        </w:r>
        <w:r w:rsidRPr="00592CDD">
          <w:rPr>
            <w:color w:val="2AACB8"/>
            <w:lang w:val="en-US"/>
          </w:rPr>
          <w:delText>100</w:delText>
        </w:r>
        <w:r w:rsidRPr="00592CDD">
          <w:rPr>
            <w:color w:val="2AACB8"/>
            <w:lang w:val="en-US"/>
          </w:rPr>
          <w:br/>
          <w:delText xml:space="preserve">        </w:delText>
        </w:r>
        <w:r w:rsidRPr="00592CDD">
          <w:rPr>
            <w:color w:val="CF8E6D"/>
            <w:lang w:val="en-US"/>
          </w:rPr>
          <w:delText xml:space="preserve">return </w:delText>
        </w:r>
        <w:r w:rsidRPr="00592CDD">
          <w:rPr>
            <w:color w:val="94558D"/>
            <w:lang w:val="en-US"/>
          </w:rPr>
          <w:delText>self</w:delText>
        </w:r>
        <w:r w:rsidRPr="00592CDD">
          <w:rPr>
            <w:color w:val="BCBEC4"/>
            <w:lang w:val="en-US"/>
          </w:rPr>
          <w:delText>.price_tovar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</w:r>
        <w:r w:rsidRPr="00592CDD">
          <w:rPr>
            <w:color w:val="CF8E6D"/>
            <w:lang w:val="en-US"/>
          </w:rPr>
          <w:delText xml:space="preserve">class </w:delText>
        </w:r>
        <w:r w:rsidRPr="00592CDD">
          <w:rPr>
            <w:color w:val="BCBEC4"/>
            <w:lang w:val="en-US"/>
          </w:rPr>
          <w:delText>user(models.Model):</w:delText>
        </w:r>
        <w:r w:rsidRPr="00592CDD">
          <w:rPr>
            <w:color w:val="BCBEC4"/>
            <w:lang w:val="en-US"/>
          </w:rPr>
          <w:br/>
          <w:delText xml:space="preserve">    id_user = models.AutoField(</w:delText>
        </w:r>
        <w:r w:rsidRPr="00592CDD">
          <w:rPr>
            <w:color w:val="AA4926"/>
            <w:lang w:val="en-US"/>
          </w:rPr>
          <w:delText>primary_key</w:delText>
        </w:r>
        <w:r w:rsidRPr="00592CDD">
          <w:rPr>
            <w:color w:val="BCBEC4"/>
            <w:lang w:val="en-US"/>
          </w:rPr>
          <w:delText>=</w:delText>
        </w:r>
        <w:r w:rsidRPr="00592CDD">
          <w:rPr>
            <w:color w:val="CF8E6D"/>
            <w:lang w:val="en-US"/>
          </w:rPr>
          <w:delText>True</w:delText>
        </w:r>
        <w:r w:rsidRPr="00592CDD">
          <w:rPr>
            <w:color w:val="BCBEC4"/>
            <w:lang w:val="en-US"/>
          </w:rPr>
          <w:delText>)</w:delText>
        </w:r>
        <w:r w:rsidRPr="00592CDD">
          <w:rPr>
            <w:color w:val="BCBEC4"/>
            <w:lang w:val="en-US"/>
          </w:rPr>
          <w:br/>
          <w:delText xml:space="preserve">    role_sot = models.CharField(</w:delText>
        </w:r>
        <w:r w:rsidRPr="00592CDD">
          <w:rPr>
            <w:color w:val="AA4926"/>
            <w:lang w:val="en-US"/>
          </w:rPr>
          <w:delText>max_length</w:delText>
        </w:r>
        <w:r w:rsidRPr="00592CDD">
          <w:rPr>
            <w:color w:val="BCBEC4"/>
            <w:lang w:val="en-US"/>
          </w:rPr>
          <w:delText>=</w:delText>
        </w:r>
        <w:r w:rsidRPr="00592CDD">
          <w:rPr>
            <w:color w:val="2AACB8"/>
            <w:lang w:val="en-US"/>
          </w:rPr>
          <w:delText>50</w:delText>
        </w:r>
        <w:r w:rsidRPr="00592CDD">
          <w:rPr>
            <w:color w:val="BCBEC4"/>
            <w:lang w:val="en-US"/>
          </w:rPr>
          <w:delText>)</w:delText>
        </w:r>
        <w:r w:rsidRPr="00592CDD">
          <w:rPr>
            <w:color w:val="BCBEC4"/>
            <w:lang w:val="en-US"/>
          </w:rPr>
          <w:br/>
          <w:delText xml:space="preserve">    fio = models.CharField(</w:delText>
        </w:r>
        <w:r w:rsidRPr="00592CDD">
          <w:rPr>
            <w:color w:val="AA4926"/>
            <w:lang w:val="en-US"/>
          </w:rPr>
          <w:delText>max_length</w:delText>
        </w:r>
        <w:r w:rsidRPr="00592CDD">
          <w:rPr>
            <w:color w:val="BCBEC4"/>
            <w:lang w:val="en-US"/>
          </w:rPr>
          <w:delText>=</w:delText>
        </w:r>
        <w:r w:rsidRPr="00592CDD">
          <w:rPr>
            <w:color w:val="2AACB8"/>
            <w:lang w:val="en-US"/>
          </w:rPr>
          <w:delText>200</w:delText>
        </w:r>
        <w:r w:rsidRPr="00592CDD">
          <w:rPr>
            <w:color w:val="BCBEC4"/>
            <w:lang w:val="en-US"/>
          </w:rPr>
          <w:delText>)</w:delText>
        </w:r>
        <w:r w:rsidRPr="00592CDD">
          <w:rPr>
            <w:color w:val="BCBEC4"/>
            <w:lang w:val="en-US"/>
          </w:rPr>
          <w:br/>
          <w:delText xml:space="preserve">    login = models.CharField(</w:delText>
        </w:r>
        <w:r w:rsidRPr="00592CDD">
          <w:rPr>
            <w:color w:val="AA4926"/>
            <w:lang w:val="en-US"/>
          </w:rPr>
          <w:delText>max_length</w:delText>
        </w:r>
        <w:r w:rsidRPr="00592CDD">
          <w:rPr>
            <w:color w:val="BCBEC4"/>
            <w:lang w:val="en-US"/>
          </w:rPr>
          <w:delText>=</w:delText>
        </w:r>
        <w:r w:rsidRPr="00592CDD">
          <w:rPr>
            <w:color w:val="2AACB8"/>
            <w:lang w:val="en-US"/>
          </w:rPr>
          <w:delText>50</w:delText>
        </w:r>
        <w:r w:rsidRPr="00592CDD">
          <w:rPr>
            <w:color w:val="BCBEC4"/>
            <w:lang w:val="en-US"/>
          </w:rPr>
          <w:delText>)</w:delText>
        </w:r>
        <w:r w:rsidRPr="00592CDD">
          <w:rPr>
            <w:color w:val="BCBEC4"/>
            <w:lang w:val="en-US"/>
          </w:rPr>
          <w:br/>
          <w:delText xml:space="preserve">    password = models.CharField(</w:delText>
        </w:r>
        <w:r w:rsidRPr="00592CDD">
          <w:rPr>
            <w:color w:val="AA4926"/>
            <w:lang w:val="en-US"/>
          </w:rPr>
          <w:delText>max_length</w:delText>
        </w:r>
        <w:r w:rsidRPr="00592CDD">
          <w:rPr>
            <w:color w:val="BCBEC4"/>
            <w:lang w:val="en-US"/>
          </w:rPr>
          <w:delText>=</w:delText>
        </w:r>
        <w:r w:rsidRPr="00592CDD">
          <w:rPr>
            <w:color w:val="2AACB8"/>
            <w:lang w:val="en-US"/>
          </w:rPr>
          <w:delText>50</w:delText>
        </w:r>
        <w:r w:rsidRPr="00592CDD">
          <w:rPr>
            <w:color w:val="BCBEC4"/>
            <w:lang w:val="en-US"/>
          </w:rPr>
          <w:delText>)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</w:delText>
        </w:r>
        <w:r w:rsidRPr="00592CDD">
          <w:rPr>
            <w:color w:val="CF8E6D"/>
            <w:lang w:val="en-US"/>
          </w:rPr>
          <w:delText xml:space="preserve">class </w:delText>
        </w:r>
        <w:r w:rsidRPr="00592CDD">
          <w:rPr>
            <w:color w:val="BCBEC4"/>
            <w:lang w:val="en-US"/>
          </w:rPr>
          <w:delText>Meta:</w:delText>
        </w:r>
        <w:r w:rsidRPr="00592CDD">
          <w:rPr>
            <w:color w:val="BCBEC4"/>
            <w:lang w:val="en-US"/>
          </w:rPr>
          <w:br/>
          <w:delText xml:space="preserve">        db_table = </w:delText>
        </w:r>
        <w:r w:rsidRPr="00592CDD">
          <w:rPr>
            <w:color w:val="6AAB73"/>
            <w:lang w:val="en-US"/>
          </w:rPr>
          <w:delText>'"user"'</w:delText>
        </w:r>
        <w:r w:rsidRPr="00592CDD">
          <w:rPr>
            <w:color w:val="6AAB73"/>
            <w:lang w:val="en-US"/>
          </w:rPr>
          <w:br/>
          <w:delText xml:space="preserve">        </w:delText>
        </w:r>
        <w:r w:rsidRPr="00592CDD">
          <w:rPr>
            <w:color w:val="BCBEC4"/>
            <w:lang w:val="en-US"/>
          </w:rPr>
          <w:delText xml:space="preserve">managed = </w:delText>
        </w:r>
        <w:r w:rsidRPr="00592CDD">
          <w:rPr>
            <w:color w:val="CF8E6D"/>
            <w:lang w:val="en-US"/>
          </w:rPr>
          <w:delText>False</w:delText>
        </w:r>
        <w:r w:rsidRPr="00592CDD">
          <w:rPr>
            <w:color w:val="CF8E6D"/>
            <w:lang w:val="en-US"/>
          </w:rPr>
          <w:br/>
        </w:r>
        <w:r w:rsidRPr="00592CDD">
          <w:rPr>
            <w:color w:val="CF8E6D"/>
            <w:lang w:val="en-US"/>
          </w:rPr>
          <w:br/>
          <w:delText xml:space="preserve">    def </w:delText>
        </w:r>
        <w:r w:rsidRPr="00592CDD">
          <w:rPr>
            <w:color w:val="B200B2"/>
            <w:lang w:val="en-US"/>
          </w:rPr>
          <w:delText>__str__</w:delText>
        </w:r>
        <w:r w:rsidRPr="00592CDD">
          <w:rPr>
            <w:color w:val="BCBEC4"/>
            <w:lang w:val="en-US"/>
          </w:rPr>
          <w:delText>(</w:delText>
        </w:r>
        <w:r w:rsidRPr="00592CDD">
          <w:rPr>
            <w:color w:val="94558D"/>
            <w:lang w:val="en-US"/>
          </w:rPr>
          <w:delText>self</w:delText>
        </w:r>
        <w:r w:rsidRPr="00592CDD">
          <w:rPr>
            <w:color w:val="BCBEC4"/>
            <w:lang w:val="en-US"/>
          </w:rPr>
          <w:delText>):</w:delText>
        </w:r>
        <w:r w:rsidRPr="00592CDD">
          <w:rPr>
            <w:color w:val="BCBEC4"/>
            <w:lang w:val="en-US"/>
          </w:rPr>
          <w:br/>
          <w:delText xml:space="preserve">        </w:delText>
        </w:r>
        <w:r w:rsidRPr="00592CDD">
          <w:rPr>
            <w:color w:val="CF8E6D"/>
            <w:lang w:val="en-US"/>
          </w:rPr>
          <w:delText xml:space="preserve">return </w:delText>
        </w:r>
        <w:r w:rsidRPr="00592CDD">
          <w:rPr>
            <w:color w:val="6AAB73"/>
            <w:lang w:val="en-US"/>
          </w:rPr>
          <w:delText>f"</w:delText>
        </w:r>
        <w:r w:rsidRPr="00592CDD">
          <w:rPr>
            <w:color w:val="CF8E6D"/>
            <w:lang w:val="en-US"/>
          </w:rPr>
          <w:delText>{</w:delText>
        </w:r>
        <w:r w:rsidRPr="00592CDD">
          <w:rPr>
            <w:color w:val="94558D"/>
            <w:lang w:val="en-US"/>
          </w:rPr>
          <w:delText>self</w:delText>
        </w:r>
        <w:r w:rsidRPr="00592CDD">
          <w:rPr>
            <w:color w:val="BCBEC4"/>
            <w:lang w:val="en-US"/>
          </w:rPr>
          <w:delText>.fio</w:delText>
        </w:r>
        <w:r w:rsidRPr="00592CDD">
          <w:rPr>
            <w:color w:val="CF8E6D"/>
            <w:lang w:val="en-US"/>
          </w:rPr>
          <w:delText>}</w:delText>
        </w:r>
        <w:r w:rsidRPr="00592CDD">
          <w:rPr>
            <w:color w:val="6AAB73"/>
            <w:lang w:val="en-US"/>
          </w:rPr>
          <w:delText xml:space="preserve"> (</w:delText>
        </w:r>
        <w:r w:rsidRPr="00592CDD">
          <w:rPr>
            <w:color w:val="CF8E6D"/>
            <w:lang w:val="en-US"/>
          </w:rPr>
          <w:delText>{</w:delText>
        </w:r>
        <w:r w:rsidRPr="00592CDD">
          <w:rPr>
            <w:color w:val="94558D"/>
            <w:lang w:val="en-US"/>
          </w:rPr>
          <w:delText>self</w:delText>
        </w:r>
        <w:r w:rsidRPr="00592CDD">
          <w:rPr>
            <w:color w:val="BCBEC4"/>
            <w:lang w:val="en-US"/>
          </w:rPr>
          <w:delText>.role_sot</w:delText>
        </w:r>
        <w:r w:rsidRPr="00592CDD">
          <w:rPr>
            <w:color w:val="CF8E6D"/>
            <w:lang w:val="en-US"/>
          </w:rPr>
          <w:delText>}</w:delText>
        </w:r>
        <w:r w:rsidRPr="00592CDD">
          <w:rPr>
            <w:color w:val="6AAB73"/>
            <w:lang w:val="en-US"/>
          </w:rPr>
          <w:delText>)"</w:delText>
        </w:r>
        <w:r w:rsidRPr="00592CDD">
          <w:rPr>
            <w:color w:val="6AAB73"/>
            <w:lang w:val="en-US"/>
          </w:rPr>
          <w:br/>
        </w:r>
        <w:r w:rsidRPr="00592CDD">
          <w:rPr>
            <w:color w:val="6AAB73"/>
            <w:lang w:val="en-US"/>
          </w:rPr>
          <w:br/>
          <w:delText xml:space="preserve">    </w:delText>
        </w:r>
        <w:r w:rsidRPr="00592CDD">
          <w:rPr>
            <w:color w:val="CF8E6D"/>
            <w:lang w:val="en-US"/>
          </w:rPr>
          <w:delText xml:space="preserve">def </w:delText>
        </w:r>
        <w:r w:rsidRPr="00592CDD">
          <w:rPr>
            <w:color w:val="56A8F5"/>
            <w:lang w:val="en-US"/>
          </w:rPr>
          <w:delText>check_password</w:delText>
        </w:r>
        <w:r w:rsidRPr="00592CDD">
          <w:rPr>
            <w:color w:val="BCBEC4"/>
            <w:lang w:val="en-US"/>
          </w:rPr>
          <w:delText>(</w:delText>
        </w:r>
        <w:r w:rsidRPr="00592CDD">
          <w:rPr>
            <w:color w:val="94558D"/>
            <w:lang w:val="en-US"/>
          </w:rPr>
          <w:delText>self</w:delText>
        </w:r>
        <w:r w:rsidRPr="00592CDD">
          <w:rPr>
            <w:color w:val="BCBEC4"/>
            <w:lang w:val="en-US"/>
          </w:rPr>
          <w:delText>, raw_password):</w:delText>
        </w:r>
        <w:r w:rsidRPr="00592CDD">
          <w:rPr>
            <w:color w:val="BCBEC4"/>
            <w:lang w:val="en-US"/>
          </w:rPr>
          <w:br/>
          <w:delText xml:space="preserve">        </w:delText>
        </w:r>
        <w:r w:rsidRPr="00592CDD">
          <w:rPr>
            <w:color w:val="CF8E6D"/>
            <w:lang w:val="en-US"/>
          </w:rPr>
          <w:delText xml:space="preserve">return </w:delText>
        </w:r>
        <w:r w:rsidRPr="00592CDD">
          <w:rPr>
            <w:color w:val="94558D"/>
            <w:lang w:val="en-US"/>
          </w:rPr>
          <w:delText>self</w:delText>
        </w:r>
        <w:r w:rsidRPr="00592CDD">
          <w:rPr>
            <w:color w:val="BCBEC4"/>
            <w:lang w:val="en-US"/>
          </w:rPr>
          <w:delText>.password == raw_password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</w:delText>
        </w:r>
        <w:r w:rsidRPr="00592CDD">
          <w:rPr>
            <w:color w:val="B3AE60"/>
            <w:lang w:val="en-US"/>
          </w:rPr>
          <w:delText>@property</w:delText>
        </w:r>
        <w:r w:rsidRPr="00592CDD">
          <w:rPr>
            <w:color w:val="B3AE60"/>
            <w:lang w:val="en-US"/>
          </w:rPr>
          <w:br/>
          <w:delText xml:space="preserve">    </w:delText>
        </w:r>
        <w:r w:rsidRPr="00592CDD">
          <w:rPr>
            <w:color w:val="CF8E6D"/>
            <w:lang w:val="en-US"/>
          </w:rPr>
          <w:delText xml:space="preserve">def </w:delText>
        </w:r>
        <w:r w:rsidRPr="00592CDD">
          <w:rPr>
            <w:color w:val="56A8F5"/>
            <w:lang w:val="en-US"/>
          </w:rPr>
          <w:delText>is_admin</w:delText>
        </w:r>
        <w:r w:rsidRPr="00592CDD">
          <w:rPr>
            <w:color w:val="BCBEC4"/>
            <w:lang w:val="en-US"/>
          </w:rPr>
          <w:delText>(</w:delText>
        </w:r>
        <w:r w:rsidRPr="00592CDD">
          <w:rPr>
            <w:color w:val="94558D"/>
            <w:lang w:val="en-US"/>
          </w:rPr>
          <w:delText>self</w:delText>
        </w:r>
        <w:r w:rsidRPr="00592CDD">
          <w:rPr>
            <w:color w:val="BCBEC4"/>
            <w:lang w:val="en-US"/>
          </w:rPr>
          <w:delText>):</w:delText>
        </w:r>
        <w:r w:rsidRPr="00592CDD">
          <w:rPr>
            <w:color w:val="BCBEC4"/>
            <w:lang w:val="en-US"/>
          </w:rPr>
          <w:br/>
          <w:delText xml:space="preserve">        </w:delText>
        </w:r>
        <w:r w:rsidRPr="00592CDD">
          <w:rPr>
            <w:color w:val="CF8E6D"/>
            <w:lang w:val="en-US"/>
          </w:rPr>
          <w:delText xml:space="preserve">return </w:delText>
        </w:r>
        <w:r w:rsidRPr="00592CDD">
          <w:rPr>
            <w:color w:val="94558D"/>
            <w:lang w:val="en-US"/>
          </w:rPr>
          <w:delText>self</w:delText>
        </w:r>
        <w:r w:rsidRPr="00592CDD">
          <w:rPr>
            <w:color w:val="BCBEC4"/>
            <w:lang w:val="en-US"/>
          </w:rPr>
          <w:delText xml:space="preserve">.role_sot.lower == </w:delText>
        </w:r>
        <w:r w:rsidRPr="00592CDD">
          <w:rPr>
            <w:color w:val="6AAB73"/>
            <w:lang w:val="en-US"/>
          </w:rPr>
          <w:delText>'</w:delText>
        </w:r>
        <w:r>
          <w:rPr>
            <w:color w:val="6AAB73"/>
          </w:rPr>
          <w:delText>Администратор</w:delText>
        </w:r>
        <w:r w:rsidRPr="00592CDD">
          <w:rPr>
            <w:color w:val="6AAB73"/>
            <w:lang w:val="en-US"/>
          </w:rPr>
          <w:delText>'</w:delText>
        </w:r>
        <w:r w:rsidRPr="00592CDD">
          <w:rPr>
            <w:color w:val="6AAB73"/>
            <w:lang w:val="en-US"/>
          </w:rPr>
          <w:br/>
        </w:r>
        <w:r w:rsidRPr="00592CDD">
          <w:rPr>
            <w:color w:val="6AAB73"/>
            <w:lang w:val="en-US"/>
          </w:rPr>
          <w:br/>
          <w:delText xml:space="preserve">    </w:delText>
        </w:r>
        <w:r w:rsidRPr="00592CDD">
          <w:rPr>
            <w:color w:val="B3AE60"/>
            <w:lang w:val="en-US"/>
          </w:rPr>
          <w:delText>@property</w:delText>
        </w:r>
        <w:r w:rsidRPr="00592CDD">
          <w:rPr>
            <w:color w:val="B3AE60"/>
            <w:lang w:val="en-US"/>
          </w:rPr>
          <w:br/>
          <w:delText xml:space="preserve">    </w:delText>
        </w:r>
        <w:r w:rsidRPr="00592CDD">
          <w:rPr>
            <w:color w:val="CF8E6D"/>
            <w:lang w:val="en-US"/>
          </w:rPr>
          <w:delText xml:space="preserve">def </w:delText>
        </w:r>
        <w:r w:rsidRPr="00592CDD">
          <w:rPr>
            <w:color w:val="56A8F5"/>
            <w:lang w:val="en-US"/>
          </w:rPr>
          <w:delText>is_manager</w:delText>
        </w:r>
        <w:r w:rsidRPr="00592CDD">
          <w:rPr>
            <w:color w:val="BCBEC4"/>
            <w:lang w:val="en-US"/>
          </w:rPr>
          <w:delText>(</w:delText>
        </w:r>
        <w:r w:rsidRPr="00592CDD">
          <w:rPr>
            <w:color w:val="94558D"/>
            <w:lang w:val="en-US"/>
          </w:rPr>
          <w:delText>self</w:delText>
        </w:r>
        <w:r w:rsidRPr="00592CDD">
          <w:rPr>
            <w:color w:val="BCBEC4"/>
            <w:lang w:val="en-US"/>
          </w:rPr>
          <w:delText>):</w:delText>
        </w:r>
        <w:r w:rsidRPr="00592CDD">
          <w:rPr>
            <w:color w:val="BCBEC4"/>
            <w:lang w:val="en-US"/>
          </w:rPr>
          <w:br/>
          <w:delText xml:space="preserve">        </w:delText>
        </w:r>
        <w:r w:rsidRPr="00592CDD">
          <w:rPr>
            <w:color w:val="CF8E6D"/>
            <w:lang w:val="en-US"/>
          </w:rPr>
          <w:delText xml:space="preserve">return </w:delText>
        </w:r>
        <w:r w:rsidRPr="00592CDD">
          <w:rPr>
            <w:color w:val="94558D"/>
            <w:lang w:val="en-US"/>
          </w:rPr>
          <w:delText>self</w:delText>
        </w:r>
        <w:r w:rsidRPr="00592CDD">
          <w:rPr>
            <w:color w:val="BCBEC4"/>
            <w:lang w:val="en-US"/>
          </w:rPr>
          <w:delText xml:space="preserve">.role_sot.lower() == </w:delText>
        </w:r>
        <w:r w:rsidRPr="00592CDD">
          <w:rPr>
            <w:color w:val="6AAB73"/>
            <w:lang w:val="en-US"/>
          </w:rPr>
          <w:delText>'</w:delText>
        </w:r>
        <w:r>
          <w:rPr>
            <w:color w:val="6AAB73"/>
          </w:rPr>
          <w:delText>Менеджер</w:delText>
        </w:r>
        <w:r w:rsidRPr="00592CDD">
          <w:rPr>
            <w:color w:val="6AAB73"/>
            <w:lang w:val="en-US"/>
          </w:rPr>
          <w:delText>'</w:delText>
        </w:r>
        <w:r w:rsidRPr="00592CDD">
          <w:rPr>
            <w:color w:val="6AAB73"/>
            <w:lang w:val="en-US"/>
          </w:rPr>
          <w:br/>
        </w:r>
        <w:r w:rsidRPr="00592CDD">
          <w:rPr>
            <w:color w:val="6AAB73"/>
            <w:lang w:val="en-US"/>
          </w:rPr>
          <w:br/>
          <w:delText xml:space="preserve">    </w:delText>
        </w:r>
        <w:r w:rsidRPr="00592CDD">
          <w:rPr>
            <w:color w:val="B3AE60"/>
            <w:lang w:val="en-US"/>
          </w:rPr>
          <w:delText>@property</w:delText>
        </w:r>
        <w:r w:rsidRPr="00592CDD">
          <w:rPr>
            <w:color w:val="B3AE60"/>
            <w:lang w:val="en-US"/>
          </w:rPr>
          <w:br/>
          <w:delText xml:space="preserve">    </w:delText>
        </w:r>
        <w:r w:rsidRPr="00592CDD">
          <w:rPr>
            <w:color w:val="CF8E6D"/>
            <w:lang w:val="en-US"/>
          </w:rPr>
          <w:delText xml:space="preserve">def </w:delText>
        </w:r>
        <w:r w:rsidRPr="00592CDD">
          <w:rPr>
            <w:color w:val="56A8F5"/>
            <w:lang w:val="en-US"/>
          </w:rPr>
          <w:delText>is_cluent</w:delText>
        </w:r>
        <w:r w:rsidRPr="00592CDD">
          <w:rPr>
            <w:color w:val="BCBEC4"/>
            <w:lang w:val="en-US"/>
          </w:rPr>
          <w:delText>(</w:delText>
        </w:r>
        <w:r w:rsidRPr="00592CDD">
          <w:rPr>
            <w:color w:val="94558D"/>
            <w:lang w:val="en-US"/>
          </w:rPr>
          <w:delText>self</w:delText>
        </w:r>
        <w:r w:rsidRPr="00592CDD">
          <w:rPr>
            <w:color w:val="BCBEC4"/>
            <w:lang w:val="en-US"/>
          </w:rPr>
          <w:delText>):</w:delText>
        </w:r>
        <w:r w:rsidRPr="00592CDD">
          <w:rPr>
            <w:color w:val="BCBEC4"/>
            <w:lang w:val="en-US"/>
          </w:rPr>
          <w:br/>
          <w:delText xml:space="preserve">        </w:delText>
        </w:r>
        <w:r w:rsidRPr="00592CDD">
          <w:rPr>
            <w:color w:val="CF8E6D"/>
            <w:lang w:val="en-US"/>
          </w:rPr>
          <w:delText xml:space="preserve">return </w:delText>
        </w:r>
        <w:r w:rsidRPr="00592CDD">
          <w:rPr>
            <w:color w:val="94558D"/>
            <w:lang w:val="en-US"/>
          </w:rPr>
          <w:delText>self</w:delText>
        </w:r>
        <w:r w:rsidRPr="00592CDD">
          <w:rPr>
            <w:color w:val="BCBEC4"/>
            <w:lang w:val="en-US"/>
          </w:rPr>
          <w:delText xml:space="preserve">.role_sot.lower() == </w:delText>
        </w:r>
        <w:r w:rsidRPr="00592CDD">
          <w:rPr>
            <w:color w:val="6AAB73"/>
            <w:lang w:val="en-US"/>
          </w:rPr>
          <w:delText>'</w:delText>
        </w:r>
        <w:r>
          <w:rPr>
            <w:color w:val="6AAB73"/>
          </w:rPr>
          <w:delText>Авторизированный</w:delText>
        </w:r>
        <w:r w:rsidRPr="00592CDD">
          <w:rPr>
            <w:color w:val="6AAB73"/>
            <w:lang w:val="en-US"/>
          </w:rPr>
          <w:delText xml:space="preserve"> </w:delText>
        </w:r>
        <w:r>
          <w:rPr>
            <w:color w:val="6AAB73"/>
          </w:rPr>
          <w:delText>клиент</w:delText>
        </w:r>
        <w:r w:rsidRPr="00592CDD">
          <w:rPr>
            <w:color w:val="6AAB73"/>
            <w:lang w:val="en-US"/>
          </w:rPr>
          <w:delText>'</w:delText>
        </w:r>
        <w:r w:rsidRPr="00592CDD">
          <w:rPr>
            <w:color w:val="6AAB73"/>
            <w:lang w:val="en-US"/>
          </w:rPr>
          <w:br/>
        </w:r>
        <w:r w:rsidRPr="00592CDD">
          <w:rPr>
            <w:color w:val="6AAB73"/>
            <w:lang w:val="en-US"/>
          </w:rPr>
          <w:br/>
          <w:delText xml:space="preserve">    </w:delText>
        </w:r>
        <w:r w:rsidRPr="00592CDD">
          <w:rPr>
            <w:color w:val="CF8E6D"/>
            <w:lang w:val="en-US"/>
          </w:rPr>
          <w:delText xml:space="preserve">def </w:delText>
        </w:r>
        <w:r w:rsidRPr="00592CDD">
          <w:rPr>
            <w:color w:val="56A8F5"/>
            <w:lang w:val="en-US"/>
          </w:rPr>
          <w:delText>has_perm</w:delText>
        </w:r>
        <w:r w:rsidRPr="00592CDD">
          <w:rPr>
            <w:color w:val="BCBEC4"/>
            <w:lang w:val="en-US"/>
          </w:rPr>
          <w:delText>(</w:delText>
        </w:r>
        <w:r w:rsidRPr="00592CDD">
          <w:rPr>
            <w:color w:val="94558D"/>
            <w:lang w:val="en-US"/>
          </w:rPr>
          <w:delText>self</w:delText>
        </w:r>
        <w:r w:rsidRPr="00592CDD">
          <w:rPr>
            <w:color w:val="BCBEC4"/>
            <w:lang w:val="en-US"/>
          </w:rPr>
          <w:delText>, perm):</w:delText>
        </w:r>
        <w:r w:rsidRPr="00592CDD">
          <w:rPr>
            <w:color w:val="BCBEC4"/>
            <w:lang w:val="en-US"/>
          </w:rPr>
          <w:br/>
          <w:delText xml:space="preserve">        </w:delText>
        </w:r>
        <w:r w:rsidRPr="00592CDD">
          <w:rPr>
            <w:color w:val="CF8E6D"/>
            <w:lang w:val="en-US"/>
          </w:rPr>
          <w:delText xml:space="preserve">if </w:delText>
        </w:r>
        <w:r w:rsidRPr="00592CDD">
          <w:rPr>
            <w:color w:val="94558D"/>
            <w:lang w:val="en-US"/>
          </w:rPr>
          <w:delText>self</w:delText>
        </w:r>
        <w:r w:rsidRPr="00592CDD">
          <w:rPr>
            <w:color w:val="BCBEC4"/>
            <w:lang w:val="en-US"/>
          </w:rPr>
          <w:delText>.is_admin:</w:delText>
        </w:r>
        <w:r w:rsidRPr="00592CDD">
          <w:rPr>
            <w:color w:val="BCBEC4"/>
            <w:lang w:val="en-US"/>
          </w:rPr>
          <w:br/>
          <w:delText xml:space="preserve">            </w:delText>
        </w:r>
        <w:r w:rsidRPr="00592CDD">
          <w:rPr>
            <w:color w:val="CF8E6D"/>
            <w:lang w:val="en-US"/>
          </w:rPr>
          <w:delText>return True</w:delText>
        </w:r>
        <w:r w:rsidRPr="00592CDD">
          <w:rPr>
            <w:color w:val="CF8E6D"/>
            <w:lang w:val="en-US"/>
          </w:rPr>
          <w:br/>
          <w:delText xml:space="preserve">        if </w:delText>
        </w:r>
        <w:r w:rsidRPr="00592CDD">
          <w:rPr>
            <w:color w:val="BCBEC4"/>
            <w:lang w:val="en-US"/>
          </w:rPr>
          <w:delText xml:space="preserve">perm == </w:delText>
        </w:r>
        <w:r w:rsidRPr="00592CDD">
          <w:rPr>
            <w:color w:val="6AAB73"/>
            <w:lang w:val="en-US"/>
          </w:rPr>
          <w:delText>'view_productions'</w:delText>
        </w:r>
        <w:r w:rsidRPr="00592CDD">
          <w:rPr>
            <w:color w:val="BCBEC4"/>
            <w:lang w:val="en-US"/>
          </w:rPr>
          <w:delText>:</w:delText>
        </w:r>
        <w:r w:rsidRPr="00592CDD">
          <w:rPr>
            <w:color w:val="BCBEC4"/>
            <w:lang w:val="en-US"/>
          </w:rPr>
          <w:br/>
          <w:delText xml:space="preserve">            </w:delText>
        </w:r>
        <w:r w:rsidRPr="00592CDD">
          <w:rPr>
            <w:color w:val="CF8E6D"/>
            <w:lang w:val="en-US"/>
          </w:rPr>
          <w:delText>return True</w:delText>
        </w:r>
        <w:r w:rsidRPr="00592CDD">
          <w:rPr>
            <w:color w:val="CF8E6D"/>
            <w:lang w:val="en-US"/>
          </w:rPr>
          <w:br/>
          <w:delText xml:space="preserve">        if </w:delText>
        </w:r>
        <w:r w:rsidRPr="00592CDD">
          <w:rPr>
            <w:color w:val="BCBEC4"/>
            <w:lang w:val="en-US"/>
          </w:rPr>
          <w:delText xml:space="preserve">perm == </w:delText>
        </w:r>
        <w:r w:rsidRPr="00592CDD">
          <w:rPr>
            <w:color w:val="6AAB73"/>
            <w:lang w:val="en-US"/>
          </w:rPr>
          <w:delText xml:space="preserve">'filter_products' </w:delText>
        </w:r>
        <w:r w:rsidRPr="00592CDD">
          <w:rPr>
            <w:color w:val="CF8E6D"/>
            <w:lang w:val="en-US"/>
          </w:rPr>
          <w:delText xml:space="preserve">and </w:delText>
        </w:r>
        <w:r w:rsidRPr="00592CDD">
          <w:rPr>
            <w:color w:val="94558D"/>
            <w:lang w:val="en-US"/>
          </w:rPr>
          <w:delText>self</w:delText>
        </w:r>
        <w:r w:rsidRPr="00592CDD">
          <w:rPr>
            <w:color w:val="BCBEC4"/>
            <w:lang w:val="en-US"/>
          </w:rPr>
          <w:delText>.is_manager:</w:delText>
        </w:r>
        <w:r w:rsidRPr="00592CDD">
          <w:rPr>
            <w:color w:val="BCBEC4"/>
            <w:lang w:val="en-US"/>
          </w:rPr>
          <w:br/>
          <w:delText xml:space="preserve">            </w:delText>
        </w:r>
        <w:r w:rsidRPr="00592CDD">
          <w:rPr>
            <w:color w:val="CF8E6D"/>
            <w:lang w:val="en-US"/>
          </w:rPr>
          <w:delText>return True</w:delText>
        </w:r>
        <w:r w:rsidRPr="00592CDD">
          <w:rPr>
            <w:color w:val="CF8E6D"/>
            <w:lang w:val="en-US"/>
          </w:rPr>
          <w:br/>
          <w:delText xml:space="preserve">        if </w:delText>
        </w:r>
        <w:r w:rsidRPr="00592CDD">
          <w:rPr>
            <w:color w:val="BCBEC4"/>
            <w:lang w:val="en-US"/>
          </w:rPr>
          <w:delText xml:space="preserve">perm == </w:delText>
        </w:r>
        <w:r w:rsidRPr="00592CDD">
          <w:rPr>
            <w:color w:val="6AAB73"/>
            <w:lang w:val="en-US"/>
          </w:rPr>
          <w:delText xml:space="preserve">'edit_products' </w:delText>
        </w:r>
        <w:r w:rsidRPr="00592CDD">
          <w:rPr>
            <w:color w:val="CF8E6D"/>
            <w:lang w:val="en-US"/>
          </w:rPr>
          <w:delText xml:space="preserve">and not </w:delText>
        </w:r>
        <w:r w:rsidRPr="00592CDD">
          <w:rPr>
            <w:color w:val="94558D"/>
            <w:lang w:val="en-US"/>
          </w:rPr>
          <w:delText>self</w:delText>
        </w:r>
        <w:r w:rsidRPr="00592CDD">
          <w:rPr>
            <w:color w:val="BCBEC4"/>
            <w:lang w:val="en-US"/>
          </w:rPr>
          <w:delText>.is_admin:</w:delText>
        </w:r>
        <w:r w:rsidRPr="00592CDD">
          <w:rPr>
            <w:color w:val="BCBEC4"/>
            <w:lang w:val="en-US"/>
          </w:rPr>
          <w:br/>
          <w:delText xml:space="preserve">            </w:delText>
        </w:r>
        <w:r w:rsidRPr="00592CDD">
          <w:rPr>
            <w:color w:val="CF8E6D"/>
            <w:lang w:val="en-US"/>
          </w:rPr>
          <w:delText>return True</w:delText>
        </w:r>
        <w:r w:rsidRPr="00592CDD">
          <w:rPr>
            <w:color w:val="CF8E6D"/>
            <w:lang w:val="en-US"/>
          </w:rPr>
          <w:br/>
          <w:delText xml:space="preserve">        if </w:delText>
        </w:r>
        <w:r w:rsidRPr="00592CDD">
          <w:rPr>
            <w:color w:val="BCBEC4"/>
            <w:lang w:val="en-US"/>
          </w:rPr>
          <w:delText xml:space="preserve">perm == </w:delText>
        </w:r>
        <w:r w:rsidRPr="00592CDD">
          <w:rPr>
            <w:color w:val="6AAB73"/>
            <w:lang w:val="en-US"/>
          </w:rPr>
          <w:delText xml:space="preserve">'view_orders' </w:delText>
        </w:r>
        <w:r w:rsidRPr="00592CDD">
          <w:rPr>
            <w:color w:val="CF8E6D"/>
            <w:lang w:val="en-US"/>
          </w:rPr>
          <w:delText xml:space="preserve">and </w:delText>
        </w:r>
        <w:r w:rsidRPr="00592CDD">
          <w:rPr>
            <w:color w:val="94558D"/>
            <w:lang w:val="en-US"/>
          </w:rPr>
          <w:delText>self</w:delText>
        </w:r>
        <w:r w:rsidRPr="00592CDD">
          <w:rPr>
            <w:color w:val="BCBEC4"/>
            <w:lang w:val="en-US"/>
          </w:rPr>
          <w:delText>.is_manager:</w:delText>
        </w:r>
        <w:r w:rsidRPr="00592CDD">
          <w:rPr>
            <w:color w:val="BCBEC4"/>
            <w:lang w:val="en-US"/>
          </w:rPr>
          <w:br/>
          <w:delText xml:space="preserve">            </w:delText>
        </w:r>
        <w:r w:rsidRPr="00592CDD">
          <w:rPr>
            <w:color w:val="CF8E6D"/>
            <w:lang w:val="en-US"/>
          </w:rPr>
          <w:delText>return True</w:delText>
        </w:r>
        <w:r w:rsidRPr="00592CDD">
          <w:rPr>
            <w:color w:val="CF8E6D"/>
            <w:lang w:val="en-US"/>
          </w:rPr>
          <w:br/>
          <w:delText xml:space="preserve">        if </w:delText>
        </w:r>
        <w:r w:rsidRPr="00592CDD">
          <w:rPr>
            <w:color w:val="BCBEC4"/>
            <w:lang w:val="en-US"/>
          </w:rPr>
          <w:delText xml:space="preserve">perm == </w:delText>
        </w:r>
        <w:r w:rsidRPr="00592CDD">
          <w:rPr>
            <w:color w:val="6AAB73"/>
            <w:lang w:val="en-US"/>
          </w:rPr>
          <w:delText xml:space="preserve">'edit_orders' </w:delText>
        </w:r>
        <w:r w:rsidRPr="00592CDD">
          <w:rPr>
            <w:color w:val="CF8E6D"/>
            <w:lang w:val="en-US"/>
          </w:rPr>
          <w:delText xml:space="preserve">and not </w:delText>
        </w:r>
        <w:r w:rsidRPr="00592CDD">
          <w:rPr>
            <w:color w:val="94558D"/>
            <w:lang w:val="en-US"/>
          </w:rPr>
          <w:delText>self</w:delText>
        </w:r>
        <w:r w:rsidRPr="00592CDD">
          <w:rPr>
            <w:color w:val="BCBEC4"/>
            <w:lang w:val="en-US"/>
          </w:rPr>
          <w:delText>.is_admin:</w:delText>
        </w:r>
        <w:r w:rsidRPr="00592CDD">
          <w:rPr>
            <w:color w:val="BCBEC4"/>
            <w:lang w:val="en-US"/>
          </w:rPr>
          <w:br/>
          <w:delText xml:space="preserve">            </w:delText>
        </w:r>
        <w:r w:rsidRPr="00592CDD">
          <w:rPr>
            <w:color w:val="CF8E6D"/>
            <w:lang w:val="en-US"/>
          </w:rPr>
          <w:delText>return True</w:delText>
        </w:r>
        <w:r w:rsidRPr="00592CDD">
          <w:rPr>
            <w:color w:val="CF8E6D"/>
            <w:lang w:val="en-US"/>
          </w:rPr>
          <w:br/>
          <w:delText xml:space="preserve">        return False</w:delText>
        </w:r>
        <w:r w:rsidRPr="00592CDD">
          <w:rPr>
            <w:color w:val="CF8E6D"/>
            <w:lang w:val="en-US"/>
          </w:rPr>
          <w:br/>
        </w:r>
        <w:r w:rsidRPr="00592CDD">
          <w:rPr>
            <w:color w:val="CF8E6D"/>
            <w:lang w:val="en-US"/>
          </w:rPr>
          <w:br/>
          <w:delText xml:space="preserve">class </w:delText>
        </w:r>
        <w:r w:rsidRPr="00592CDD">
          <w:rPr>
            <w:color w:val="BCBEC4"/>
            <w:lang w:val="en-US"/>
          </w:rPr>
          <w:delText>zakaz(models.Model):</w:delText>
        </w:r>
        <w:r w:rsidRPr="00592CDD">
          <w:rPr>
            <w:color w:val="BCBEC4"/>
            <w:lang w:val="en-US"/>
          </w:rPr>
          <w:br/>
          <w:delText xml:space="preserve">    id_number = models.AutoField(</w:delText>
        </w:r>
        <w:r w:rsidRPr="00592CDD">
          <w:rPr>
            <w:color w:val="AA4926"/>
            <w:lang w:val="en-US"/>
          </w:rPr>
          <w:delText>primary_key</w:delText>
        </w:r>
        <w:r w:rsidRPr="00592CDD">
          <w:rPr>
            <w:color w:val="BCBEC4"/>
            <w:lang w:val="en-US"/>
          </w:rPr>
          <w:delText>=</w:delText>
        </w:r>
        <w:r w:rsidRPr="00592CDD">
          <w:rPr>
            <w:color w:val="CF8E6D"/>
            <w:lang w:val="en-US"/>
          </w:rPr>
          <w:delText>True</w:delText>
        </w:r>
        <w:r w:rsidRPr="00592CDD">
          <w:rPr>
            <w:color w:val="BCBEC4"/>
            <w:lang w:val="en-US"/>
          </w:rPr>
          <w:delText>)</w:delText>
        </w:r>
        <w:r w:rsidRPr="00592CDD">
          <w:rPr>
            <w:color w:val="BCBEC4"/>
            <w:lang w:val="en-US"/>
          </w:rPr>
          <w:br/>
          <w:delText xml:space="preserve">    order_id = models.IntegerField()</w:delText>
        </w:r>
        <w:r w:rsidRPr="00592CDD">
          <w:rPr>
            <w:color w:val="BCBEC4"/>
            <w:lang w:val="en-US"/>
          </w:rPr>
          <w:br/>
          <w:delText xml:space="preserve">    kol_zakaza = models.IntegerField()</w:delText>
        </w:r>
        <w:r w:rsidRPr="00592CDD">
          <w:rPr>
            <w:color w:val="BCBEC4"/>
            <w:lang w:val="en-US"/>
          </w:rPr>
          <w:br/>
          <w:delText xml:space="preserve">    art_zakaz = models.ForeignKey(tovar, </w:delText>
        </w:r>
        <w:r w:rsidRPr="00592CDD">
          <w:rPr>
            <w:color w:val="AA4926"/>
            <w:lang w:val="en-US"/>
          </w:rPr>
          <w:delText>on_delete</w:delText>
        </w:r>
        <w:r w:rsidRPr="00592CDD">
          <w:rPr>
            <w:color w:val="BCBEC4"/>
            <w:lang w:val="en-US"/>
          </w:rPr>
          <w:delText xml:space="preserve">=models.CASCADE, </w:delText>
        </w:r>
        <w:r w:rsidRPr="00592CDD">
          <w:rPr>
            <w:color w:val="AA4926"/>
            <w:lang w:val="en-US"/>
          </w:rPr>
          <w:delText>db_column</w:delText>
        </w:r>
        <w:r w:rsidRPr="00592CDD">
          <w:rPr>
            <w:color w:val="BCBEC4"/>
            <w:lang w:val="en-US"/>
          </w:rPr>
          <w:delText>=</w:delText>
        </w:r>
        <w:r w:rsidRPr="00592CDD">
          <w:rPr>
            <w:color w:val="6AAB73"/>
            <w:lang w:val="en-US"/>
          </w:rPr>
          <w:delText>'art_zakaz'</w:delText>
        </w:r>
        <w:r w:rsidRPr="00592CDD">
          <w:rPr>
            <w:color w:val="BCBEC4"/>
            <w:lang w:val="en-US"/>
          </w:rPr>
          <w:delText>)</w:delText>
        </w:r>
        <w:r w:rsidRPr="00592CDD">
          <w:rPr>
            <w:color w:val="BCBEC4"/>
            <w:lang w:val="en-US"/>
          </w:rPr>
          <w:br/>
          <w:delText xml:space="preserve">    data_zakaz = models.DateTimeField()</w:delText>
        </w:r>
        <w:r w:rsidRPr="00592CDD">
          <w:rPr>
            <w:color w:val="BCBEC4"/>
            <w:lang w:val="en-US"/>
          </w:rPr>
          <w:br/>
          <w:delText xml:space="preserve">    data_dos = models.DateTimeField()</w:delText>
        </w:r>
        <w:r w:rsidRPr="00592CDD">
          <w:rPr>
            <w:color w:val="BCBEC4"/>
            <w:lang w:val="en-US"/>
          </w:rPr>
          <w:br/>
          <w:delText xml:space="preserve">    adres_dos = models.IntegerField()</w:delText>
        </w:r>
        <w:r w:rsidRPr="00592CDD">
          <w:rPr>
            <w:color w:val="BCBEC4"/>
            <w:lang w:val="en-US"/>
          </w:rPr>
          <w:br/>
          <w:delText xml:space="preserve">    id_klient = models.ForeignKey(user, </w:delText>
        </w:r>
        <w:r w:rsidRPr="00592CDD">
          <w:rPr>
            <w:color w:val="AA4926"/>
            <w:lang w:val="en-US"/>
          </w:rPr>
          <w:delText>on_delete</w:delText>
        </w:r>
        <w:r w:rsidRPr="00592CDD">
          <w:rPr>
            <w:color w:val="BCBEC4"/>
            <w:lang w:val="en-US"/>
          </w:rPr>
          <w:delText xml:space="preserve">=models.CASCADE, </w:delText>
        </w:r>
        <w:r w:rsidRPr="00592CDD">
          <w:rPr>
            <w:color w:val="AA4926"/>
            <w:lang w:val="en-US"/>
          </w:rPr>
          <w:delText>db_column</w:delText>
        </w:r>
        <w:r w:rsidRPr="00592CDD">
          <w:rPr>
            <w:color w:val="BCBEC4"/>
            <w:lang w:val="en-US"/>
          </w:rPr>
          <w:delText>=</w:delText>
        </w:r>
        <w:r w:rsidRPr="00592CDD">
          <w:rPr>
            <w:color w:val="6AAB73"/>
            <w:lang w:val="en-US"/>
          </w:rPr>
          <w:delText>'id_klient'</w:delText>
        </w:r>
        <w:r w:rsidRPr="00592CDD">
          <w:rPr>
            <w:color w:val="BCBEC4"/>
            <w:lang w:val="en-US"/>
          </w:rPr>
          <w:delText>)</w:delText>
        </w:r>
        <w:r w:rsidRPr="00592CDD">
          <w:rPr>
            <w:color w:val="BCBEC4"/>
            <w:lang w:val="en-US"/>
          </w:rPr>
          <w:br/>
          <w:delText xml:space="preserve">    code_for_give = models.IntegerField()</w:delText>
        </w:r>
        <w:r w:rsidRPr="00592CDD">
          <w:rPr>
            <w:color w:val="BCBEC4"/>
            <w:lang w:val="en-US"/>
          </w:rPr>
          <w:br/>
          <w:delText xml:space="preserve">    status_give = models.CharField(</w:delText>
        </w:r>
        <w:r w:rsidRPr="00592CDD">
          <w:rPr>
            <w:color w:val="AA4926"/>
            <w:lang w:val="en-US"/>
          </w:rPr>
          <w:delText>max_length</w:delText>
        </w:r>
        <w:r w:rsidRPr="00592CDD">
          <w:rPr>
            <w:color w:val="BCBEC4"/>
            <w:lang w:val="en-US"/>
          </w:rPr>
          <w:delText>=</w:delText>
        </w:r>
        <w:r w:rsidRPr="00592CDD">
          <w:rPr>
            <w:color w:val="2AACB8"/>
            <w:lang w:val="en-US"/>
          </w:rPr>
          <w:delText>50</w:delText>
        </w:r>
        <w:r w:rsidRPr="00592CDD">
          <w:rPr>
            <w:color w:val="BCBEC4"/>
            <w:lang w:val="en-US"/>
          </w:rPr>
          <w:delText>)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</w:delText>
        </w:r>
        <w:r w:rsidRPr="00592CDD">
          <w:rPr>
            <w:color w:val="CF8E6D"/>
            <w:lang w:val="en-US"/>
          </w:rPr>
          <w:delText xml:space="preserve">class </w:delText>
        </w:r>
        <w:r w:rsidRPr="00592CDD">
          <w:rPr>
            <w:color w:val="BCBEC4"/>
            <w:lang w:val="en-US"/>
          </w:rPr>
          <w:delText>Meta:</w:delText>
        </w:r>
        <w:r w:rsidRPr="00592CDD">
          <w:rPr>
            <w:color w:val="BCBEC4"/>
            <w:lang w:val="en-US"/>
          </w:rPr>
          <w:br/>
          <w:delText xml:space="preserve">        db_table = </w:delText>
        </w:r>
        <w:r w:rsidRPr="00592CDD">
          <w:rPr>
            <w:color w:val="6AAB73"/>
            <w:lang w:val="en-US"/>
          </w:rPr>
          <w:delText>'"zakaz"'</w:delText>
        </w:r>
        <w:r w:rsidRPr="00592CDD">
          <w:rPr>
            <w:color w:val="6AAB73"/>
            <w:lang w:val="en-US"/>
          </w:rPr>
          <w:br/>
          <w:delText xml:space="preserve">        </w:delText>
        </w:r>
        <w:r w:rsidRPr="00592CDD">
          <w:rPr>
            <w:color w:val="BCBEC4"/>
            <w:lang w:val="en-US"/>
          </w:rPr>
          <w:delText xml:space="preserve">managed = </w:delText>
        </w:r>
        <w:r w:rsidRPr="00592CDD">
          <w:rPr>
            <w:color w:val="CF8E6D"/>
            <w:lang w:val="en-US"/>
          </w:rPr>
          <w:delText>False</w:delText>
        </w:r>
        <w:r w:rsidRPr="00592CDD">
          <w:rPr>
            <w:color w:val="CF8E6D"/>
            <w:lang w:val="en-US"/>
          </w:rPr>
          <w:br/>
        </w:r>
        <w:r w:rsidRPr="00592CDD">
          <w:rPr>
            <w:color w:val="CF8E6D"/>
            <w:lang w:val="en-US"/>
          </w:rPr>
          <w:br/>
          <w:delText xml:space="preserve">    def </w:delText>
        </w:r>
        <w:r w:rsidRPr="00592CDD">
          <w:rPr>
            <w:color w:val="B200B2"/>
            <w:lang w:val="en-US"/>
          </w:rPr>
          <w:delText>__str__</w:delText>
        </w:r>
        <w:r w:rsidRPr="00592CDD">
          <w:rPr>
            <w:color w:val="BCBEC4"/>
            <w:lang w:val="en-US"/>
          </w:rPr>
          <w:delText>(</w:delText>
        </w:r>
        <w:r w:rsidRPr="00592CDD">
          <w:rPr>
            <w:color w:val="94558D"/>
            <w:lang w:val="en-US"/>
          </w:rPr>
          <w:delText>self</w:delText>
        </w:r>
        <w:r w:rsidRPr="00592CDD">
          <w:rPr>
            <w:color w:val="BCBEC4"/>
            <w:lang w:val="en-US"/>
          </w:rPr>
          <w:delText>):</w:delText>
        </w:r>
        <w:r w:rsidRPr="00592CDD">
          <w:rPr>
            <w:color w:val="BCBEC4"/>
            <w:lang w:val="en-US"/>
          </w:rPr>
          <w:br/>
          <w:delText xml:space="preserve">        </w:delText>
        </w:r>
        <w:r w:rsidRPr="00592CDD">
          <w:rPr>
            <w:color w:val="CF8E6D"/>
            <w:lang w:val="en-US"/>
          </w:rPr>
          <w:delText xml:space="preserve">return </w:delText>
        </w:r>
        <w:r w:rsidRPr="00592CDD">
          <w:rPr>
            <w:color w:val="6AAB73"/>
            <w:lang w:val="en-US"/>
          </w:rPr>
          <w:delText>f"</w:delText>
        </w:r>
        <w:r>
          <w:rPr>
            <w:color w:val="6AAB73"/>
          </w:rPr>
          <w:delText>Заказ</w:delText>
        </w:r>
        <w:r w:rsidRPr="00592CDD">
          <w:rPr>
            <w:color w:val="6AAB73"/>
            <w:lang w:val="en-US"/>
          </w:rPr>
          <w:delText xml:space="preserve"> №</w:delText>
        </w:r>
        <w:r w:rsidRPr="00592CDD">
          <w:rPr>
            <w:color w:val="CF8E6D"/>
            <w:lang w:val="en-US"/>
          </w:rPr>
          <w:delText>{</w:delText>
        </w:r>
        <w:r w:rsidRPr="00592CDD">
          <w:rPr>
            <w:color w:val="94558D"/>
            <w:lang w:val="en-US"/>
          </w:rPr>
          <w:delText>self</w:delText>
        </w:r>
        <w:r w:rsidRPr="00592CDD">
          <w:rPr>
            <w:color w:val="BCBEC4"/>
            <w:lang w:val="en-US"/>
          </w:rPr>
          <w:delText>.order_id</w:delText>
        </w:r>
        <w:r w:rsidRPr="00592CDD">
          <w:rPr>
            <w:color w:val="CF8E6D"/>
            <w:lang w:val="en-US"/>
          </w:rPr>
          <w:delText>}</w:delText>
        </w:r>
        <w:r w:rsidRPr="00592CDD">
          <w:rPr>
            <w:color w:val="6AAB73"/>
            <w:lang w:val="en-US"/>
          </w:rPr>
          <w:delText>"</w:delText>
        </w:r>
        <w:r w:rsidRPr="00592CDD">
          <w:rPr>
            <w:color w:val="6AAB73"/>
            <w:lang w:val="en-US"/>
          </w:rPr>
          <w:br/>
        </w:r>
        <w:r w:rsidRPr="00592CDD">
          <w:rPr>
            <w:color w:val="6AAB73"/>
            <w:lang w:val="en-US"/>
          </w:rPr>
          <w:br/>
        </w:r>
        <w:r w:rsidRPr="00592CDD">
          <w:rPr>
            <w:color w:val="6AAB73"/>
            <w:lang w:val="en-US"/>
          </w:rPr>
          <w:br/>
        </w:r>
        <w:r w:rsidRPr="00592CDD">
          <w:rPr>
            <w:color w:val="CF8E6D"/>
            <w:lang w:val="en-US"/>
          </w:rPr>
          <w:delText xml:space="preserve">class </w:delText>
        </w:r>
        <w:r w:rsidRPr="00592CDD">
          <w:rPr>
            <w:color w:val="BCBEC4"/>
            <w:lang w:val="en-US"/>
          </w:rPr>
          <w:delText>punct(models.Model):</w:delText>
        </w:r>
        <w:r w:rsidRPr="00592CDD">
          <w:rPr>
            <w:color w:val="BCBEC4"/>
            <w:lang w:val="en-US"/>
          </w:rPr>
          <w:br/>
          <w:delText xml:space="preserve">    id_punct = models.IntegerField(</w:delText>
        </w:r>
        <w:r w:rsidRPr="00592CDD">
          <w:rPr>
            <w:color w:val="AA4926"/>
            <w:lang w:val="en-US"/>
          </w:rPr>
          <w:delText>primary_key</w:delText>
        </w:r>
        <w:r w:rsidRPr="00592CDD">
          <w:rPr>
            <w:color w:val="BCBEC4"/>
            <w:lang w:val="en-US"/>
          </w:rPr>
          <w:delText>=</w:delText>
        </w:r>
        <w:r w:rsidRPr="00592CDD">
          <w:rPr>
            <w:color w:val="CF8E6D"/>
            <w:lang w:val="en-US"/>
          </w:rPr>
          <w:delText>True</w:delText>
        </w:r>
        <w:r w:rsidRPr="00592CDD">
          <w:rPr>
            <w:color w:val="BCBEC4"/>
            <w:lang w:val="en-US"/>
          </w:rPr>
          <w:delText>)</w:delText>
        </w:r>
        <w:r w:rsidRPr="00592CDD">
          <w:rPr>
            <w:color w:val="BCBEC4"/>
            <w:lang w:val="en-US"/>
          </w:rPr>
          <w:br/>
          <w:delText xml:space="preserve">    adres_punct = models.CharField(</w:delText>
        </w:r>
        <w:r w:rsidRPr="00592CDD">
          <w:rPr>
            <w:color w:val="AA4926"/>
            <w:lang w:val="en-US"/>
          </w:rPr>
          <w:delText>max_length</w:delText>
        </w:r>
        <w:r w:rsidRPr="00592CDD">
          <w:rPr>
            <w:color w:val="BCBEC4"/>
            <w:lang w:val="en-US"/>
          </w:rPr>
          <w:delText>=</w:delText>
        </w:r>
        <w:r w:rsidRPr="00592CDD">
          <w:rPr>
            <w:color w:val="2AACB8"/>
            <w:lang w:val="en-US"/>
          </w:rPr>
          <w:delText>250</w:delText>
        </w:r>
        <w:r w:rsidRPr="00592CDD">
          <w:rPr>
            <w:color w:val="BCBEC4"/>
            <w:lang w:val="en-US"/>
          </w:rPr>
          <w:delText>)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</w:delText>
        </w:r>
        <w:r w:rsidRPr="00592CDD">
          <w:rPr>
            <w:color w:val="CF8E6D"/>
            <w:lang w:val="en-US"/>
          </w:rPr>
          <w:delText xml:space="preserve">class </w:delText>
        </w:r>
        <w:r w:rsidRPr="00592CDD">
          <w:rPr>
            <w:color w:val="BCBEC4"/>
            <w:lang w:val="en-US"/>
          </w:rPr>
          <w:delText>Meta:</w:delText>
        </w:r>
        <w:r w:rsidRPr="00592CDD">
          <w:rPr>
            <w:color w:val="BCBEC4"/>
            <w:lang w:val="en-US"/>
          </w:rPr>
          <w:br/>
          <w:delText xml:space="preserve">        db_table = </w:delText>
        </w:r>
        <w:r w:rsidRPr="00592CDD">
          <w:rPr>
            <w:color w:val="6AAB73"/>
            <w:lang w:val="en-US"/>
          </w:rPr>
          <w:delText>'"punct"'</w:delText>
        </w:r>
        <w:r w:rsidRPr="00592CDD">
          <w:rPr>
            <w:color w:val="6AAB73"/>
            <w:lang w:val="en-US"/>
          </w:rPr>
          <w:br/>
          <w:delText xml:space="preserve">        </w:delText>
        </w:r>
        <w:r w:rsidRPr="00592CDD">
          <w:rPr>
            <w:color w:val="BCBEC4"/>
            <w:lang w:val="en-US"/>
          </w:rPr>
          <w:delText xml:space="preserve">managed = </w:delText>
        </w:r>
        <w:r w:rsidRPr="00592CDD">
          <w:rPr>
            <w:color w:val="CF8E6D"/>
            <w:lang w:val="en-US"/>
          </w:rPr>
          <w:delText>False</w:delText>
        </w:r>
        <w:r w:rsidRPr="00592CDD">
          <w:rPr>
            <w:color w:val="CF8E6D"/>
            <w:lang w:val="en-US"/>
          </w:rPr>
          <w:br/>
        </w:r>
        <w:r w:rsidRPr="00592CDD">
          <w:rPr>
            <w:color w:val="CF8E6D"/>
            <w:lang w:val="en-US"/>
          </w:rPr>
          <w:br/>
          <w:delText xml:space="preserve">    def </w:delText>
        </w:r>
        <w:r w:rsidRPr="00592CDD">
          <w:rPr>
            <w:color w:val="B200B2"/>
            <w:lang w:val="en-US"/>
          </w:rPr>
          <w:delText>__str__</w:delText>
        </w:r>
        <w:r w:rsidRPr="00592CDD">
          <w:rPr>
            <w:color w:val="BCBEC4"/>
            <w:lang w:val="en-US"/>
          </w:rPr>
          <w:delText>(</w:delText>
        </w:r>
        <w:r w:rsidRPr="00592CDD">
          <w:rPr>
            <w:color w:val="94558D"/>
            <w:lang w:val="en-US"/>
          </w:rPr>
          <w:delText>self</w:delText>
        </w:r>
        <w:r w:rsidRPr="00592CDD">
          <w:rPr>
            <w:color w:val="BCBEC4"/>
            <w:lang w:val="en-US"/>
          </w:rPr>
          <w:delText>):</w:delText>
        </w:r>
        <w:r w:rsidRPr="00592CDD">
          <w:rPr>
            <w:color w:val="BCBEC4"/>
            <w:lang w:val="en-US"/>
          </w:rPr>
          <w:br/>
          <w:delText xml:space="preserve">        </w:delText>
        </w:r>
        <w:r w:rsidRPr="00592CDD">
          <w:rPr>
            <w:color w:val="CF8E6D"/>
            <w:lang w:val="en-US"/>
          </w:rPr>
          <w:delText xml:space="preserve">return </w:delText>
        </w:r>
        <w:r w:rsidRPr="00592CDD">
          <w:rPr>
            <w:color w:val="94558D"/>
            <w:lang w:val="en-US"/>
          </w:rPr>
          <w:delText>self</w:delText>
        </w:r>
        <w:r w:rsidRPr="00592CDD">
          <w:rPr>
            <w:color w:val="BCBEC4"/>
            <w:lang w:val="en-US"/>
          </w:rPr>
          <w:delText>.adres_punct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</w:r>
        <w:r w:rsidRPr="00592CDD">
          <w:rPr>
            <w:color w:val="CF8E6D"/>
            <w:lang w:val="en-US"/>
          </w:rPr>
          <w:delText xml:space="preserve">def </w:delText>
        </w:r>
        <w:r w:rsidRPr="00592CDD">
          <w:rPr>
            <w:color w:val="56A8F5"/>
            <w:lang w:val="en-US"/>
          </w:rPr>
          <w:delText xml:space="preserve">user_login </w:delText>
        </w:r>
        <w:r w:rsidRPr="00592CDD">
          <w:rPr>
            <w:color w:val="BCBEC4"/>
            <w:lang w:val="en-US"/>
          </w:rPr>
          <w:delText>(login):</w:delText>
        </w:r>
        <w:r w:rsidRPr="00592CDD">
          <w:rPr>
            <w:color w:val="BCBEC4"/>
            <w:lang w:val="en-US"/>
          </w:rPr>
          <w:br/>
          <w:delText xml:space="preserve">    </w:delText>
        </w:r>
        <w:r w:rsidRPr="00592CDD">
          <w:rPr>
            <w:color w:val="CF8E6D"/>
            <w:lang w:val="en-US"/>
          </w:rPr>
          <w:delText>try</w:delText>
        </w:r>
        <w:r w:rsidRPr="00592CDD">
          <w:rPr>
            <w:color w:val="BCBEC4"/>
            <w:lang w:val="en-US"/>
          </w:rPr>
          <w:delText>:</w:delText>
        </w:r>
        <w:r w:rsidRPr="00592CDD">
          <w:rPr>
            <w:color w:val="BCBEC4"/>
            <w:lang w:val="en-US"/>
          </w:rPr>
          <w:br/>
          <w:delText xml:space="preserve">        </w:delText>
        </w:r>
        <w:r w:rsidRPr="00592CDD">
          <w:rPr>
            <w:color w:val="CF8E6D"/>
            <w:lang w:val="en-US"/>
          </w:rPr>
          <w:delText xml:space="preserve">return </w:delText>
        </w:r>
        <w:r w:rsidRPr="00592CDD">
          <w:rPr>
            <w:color w:val="BCBEC4"/>
            <w:lang w:val="en-US"/>
          </w:rPr>
          <w:delText>user.objects.get(</w:delText>
        </w:r>
        <w:r w:rsidRPr="00592CDD">
          <w:rPr>
            <w:color w:val="AA4926"/>
            <w:lang w:val="en-US"/>
          </w:rPr>
          <w:delText>login</w:delText>
        </w:r>
        <w:r w:rsidRPr="00592CDD">
          <w:rPr>
            <w:color w:val="BCBEC4"/>
            <w:lang w:val="en-US"/>
          </w:rPr>
          <w:delText>=login)</w:delText>
        </w:r>
        <w:r w:rsidRPr="00592CDD">
          <w:rPr>
            <w:color w:val="BCBEC4"/>
            <w:lang w:val="en-US"/>
          </w:rPr>
          <w:br/>
          <w:delText xml:space="preserve">    </w:delText>
        </w:r>
        <w:r w:rsidRPr="00592CDD">
          <w:rPr>
            <w:color w:val="CF8E6D"/>
            <w:lang w:val="en-US"/>
          </w:rPr>
          <w:delText xml:space="preserve">except </w:delText>
        </w:r>
        <w:r w:rsidRPr="00592CDD">
          <w:rPr>
            <w:color w:val="BCBEC4"/>
            <w:lang w:val="en-US"/>
          </w:rPr>
          <w:delText>user.DoesNotExist:</w:delText>
        </w:r>
        <w:r w:rsidRPr="00592CDD">
          <w:rPr>
            <w:color w:val="BCBEC4"/>
            <w:lang w:val="en-US"/>
          </w:rPr>
          <w:br/>
          <w:delText xml:space="preserve">        </w:delText>
        </w:r>
        <w:r w:rsidRPr="00592CDD">
          <w:rPr>
            <w:color w:val="CF8E6D"/>
            <w:lang w:val="en-US"/>
          </w:rPr>
          <w:delText>return None</w:delText>
        </w:r>
        <w:r w:rsidRPr="00592CDD">
          <w:rPr>
            <w:color w:val="CF8E6D"/>
            <w:lang w:val="en-US"/>
          </w:rPr>
          <w:br/>
        </w:r>
        <w:r w:rsidRPr="00592CDD">
          <w:rPr>
            <w:color w:val="CF8E6D"/>
            <w:lang w:val="en-US"/>
          </w:rPr>
          <w:br/>
          <w:delText xml:space="preserve">def </w:delText>
        </w:r>
        <w:r w:rsidRPr="00592CDD">
          <w:rPr>
            <w:color w:val="56A8F5"/>
            <w:lang w:val="en-US"/>
          </w:rPr>
          <w:delText xml:space="preserve">check_role </w:delText>
        </w:r>
        <w:r w:rsidRPr="00592CDD">
          <w:rPr>
            <w:color w:val="BCBEC4"/>
            <w:lang w:val="en-US"/>
          </w:rPr>
          <w:delText>(id_user):</w:delText>
        </w:r>
        <w:r w:rsidRPr="00592CDD">
          <w:rPr>
            <w:color w:val="BCBEC4"/>
            <w:lang w:val="en-US"/>
          </w:rPr>
          <w:br/>
          <w:delText xml:space="preserve">    </w:delText>
        </w:r>
        <w:r w:rsidRPr="00592CDD">
          <w:rPr>
            <w:color w:val="CF8E6D"/>
            <w:lang w:val="en-US"/>
          </w:rPr>
          <w:delText>try</w:delText>
        </w:r>
        <w:r w:rsidRPr="00592CDD">
          <w:rPr>
            <w:color w:val="BCBEC4"/>
            <w:lang w:val="en-US"/>
          </w:rPr>
          <w:delText>:</w:delText>
        </w:r>
        <w:r w:rsidRPr="00592CDD">
          <w:rPr>
            <w:color w:val="BCBEC4"/>
            <w:lang w:val="en-US"/>
          </w:rPr>
          <w:br/>
          <w:delText xml:space="preserve">        </w:delText>
        </w:r>
        <w:r w:rsidRPr="00592CDD">
          <w:rPr>
            <w:color w:val="6F737A"/>
            <w:lang w:val="en-US"/>
          </w:rPr>
          <w:delText xml:space="preserve">User </w:delText>
        </w:r>
        <w:r w:rsidRPr="00592CDD">
          <w:rPr>
            <w:color w:val="BCBEC4"/>
            <w:lang w:val="en-US"/>
          </w:rPr>
          <w:delText>= user.objects.get(</w:delText>
        </w:r>
        <w:r w:rsidRPr="00592CDD">
          <w:rPr>
            <w:color w:val="AA4926"/>
            <w:lang w:val="en-US"/>
          </w:rPr>
          <w:delText>id</w:delText>
        </w:r>
        <w:r w:rsidRPr="00592CDD">
          <w:rPr>
            <w:color w:val="BCBEC4"/>
            <w:lang w:val="en-US"/>
          </w:rPr>
          <w:delText>=id_user)</w:delText>
        </w:r>
        <w:r w:rsidRPr="00592CDD">
          <w:rPr>
            <w:color w:val="BCBEC4"/>
            <w:lang w:val="en-US"/>
          </w:rPr>
          <w:br/>
          <w:delText xml:space="preserve">        </w:delText>
        </w:r>
        <w:r w:rsidRPr="00592CDD">
          <w:rPr>
            <w:color w:val="CF8E6D"/>
            <w:lang w:val="en-US"/>
          </w:rPr>
          <w:delText xml:space="preserve">return </w:delText>
        </w:r>
        <w:r w:rsidRPr="00592CDD">
          <w:rPr>
            <w:color w:val="BCBEC4"/>
            <w:lang w:val="en-US"/>
          </w:rPr>
          <w:delText>user.role_sot</w:delText>
        </w:r>
        <w:r w:rsidRPr="00592CDD">
          <w:rPr>
            <w:color w:val="BCBEC4"/>
            <w:lang w:val="en-US"/>
          </w:rPr>
          <w:br/>
          <w:delText xml:space="preserve">    </w:delText>
        </w:r>
        <w:r w:rsidRPr="00592CDD">
          <w:rPr>
            <w:color w:val="CF8E6D"/>
            <w:lang w:val="en-US"/>
          </w:rPr>
          <w:delText xml:space="preserve">except </w:delText>
        </w:r>
        <w:r w:rsidRPr="00592CDD">
          <w:rPr>
            <w:color w:val="BCBEC4"/>
            <w:lang w:val="en-US"/>
          </w:rPr>
          <w:delText>user.DoesNotExist:</w:delText>
        </w:r>
        <w:r w:rsidRPr="00592CDD">
          <w:rPr>
            <w:color w:val="BCBEC4"/>
            <w:lang w:val="en-US"/>
          </w:rPr>
          <w:br/>
          <w:delText xml:space="preserve">        </w:delText>
        </w:r>
        <w:r w:rsidRPr="00592CDD">
          <w:rPr>
            <w:color w:val="CF8E6D"/>
            <w:lang w:val="en-US"/>
          </w:rPr>
          <w:delText>return None</w:delText>
        </w:r>
      </w:del>
    </w:p>
    <w:p w14:paraId="10481B33" w14:textId="05689A8F" w:rsidR="00592CDD" w:rsidRPr="00592CDD" w:rsidRDefault="00592CDD" w:rsidP="00075477">
      <w:pPr>
        <w:rPr>
          <w:del w:id="11" w:author="Сергей Иванов" w:date="2026-06-11T01:09:00Z"/>
          <w:lang w:val="en-US"/>
        </w:rPr>
      </w:pPr>
      <w:del w:id="12" w:author="Сергей Иванов" w:date="2026-06-11T01:09:00Z">
        <w:r>
          <w:rPr>
            <w:lang w:val="en-US"/>
          </w:rPr>
          <w:br/>
        </w:r>
        <w:r>
          <w:rPr>
            <w:lang w:val="en-US"/>
          </w:rPr>
          <w:br/>
        </w:r>
        <w:r>
          <w:rPr>
            <w:lang w:val="en-US"/>
          </w:rPr>
          <w:br/>
        </w:r>
        <w:r>
          <w:delText>Хтмл</w:delText>
        </w:r>
        <w:r w:rsidRPr="00592CDD">
          <w:rPr>
            <w:lang w:val="en-US"/>
          </w:rPr>
          <w:delText xml:space="preserve"> </w:delText>
        </w:r>
        <w:r>
          <w:delText>хоме</w:delText>
        </w:r>
      </w:del>
    </w:p>
    <w:p w14:paraId="2D94FB6E" w14:textId="77777777" w:rsidR="00592CDD" w:rsidRPr="00592CDD" w:rsidRDefault="00592CDD" w:rsidP="00592CDD">
      <w:pPr>
        <w:pStyle w:val="HTML"/>
        <w:shd w:val="clear" w:color="auto" w:fill="1E1F22"/>
        <w:rPr>
          <w:del w:id="13" w:author="Сергей Иванов" w:date="2026-06-11T01:09:00Z"/>
          <w:color w:val="BCBEC4"/>
          <w:lang w:val="en-US"/>
        </w:rPr>
      </w:pPr>
      <w:del w:id="14" w:author="Сергей Иванов" w:date="2026-06-11T01:09:00Z">
        <w:r w:rsidRPr="00592CDD">
          <w:rPr>
            <w:color w:val="BCBEC4"/>
            <w:lang w:val="en-US"/>
          </w:rPr>
          <w:br/>
          <w:delText>{% load static %}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D5B778"/>
            <w:lang w:val="en-US"/>
          </w:rPr>
          <w:delText xml:space="preserve">&lt;!DOCTYPE </w:delText>
        </w:r>
        <w:r w:rsidRPr="00592CDD">
          <w:rPr>
            <w:color w:val="BABABA"/>
            <w:lang w:val="en-US"/>
          </w:rPr>
          <w:delText>html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&lt;html </w:delText>
        </w:r>
        <w:r w:rsidRPr="00592CDD">
          <w:rPr>
            <w:color w:val="BABABA"/>
            <w:lang w:val="en-US"/>
          </w:rPr>
          <w:delText>lang</w:delText>
        </w:r>
        <w:r w:rsidRPr="00592CDD">
          <w:rPr>
            <w:color w:val="6AAB73"/>
            <w:lang w:val="en-US"/>
          </w:rPr>
          <w:delText>="ru"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>&lt;head&gt;</w:delText>
        </w:r>
        <w:r w:rsidRPr="00592CDD">
          <w:rPr>
            <w:color w:val="D5B778"/>
            <w:lang w:val="en-US"/>
          </w:rPr>
          <w:br/>
          <w:delText xml:space="preserve">    &lt;meta </w:delText>
        </w:r>
        <w:r w:rsidRPr="00592CDD">
          <w:rPr>
            <w:color w:val="BABABA"/>
            <w:lang w:val="en-US"/>
          </w:rPr>
          <w:delText>charset</w:delText>
        </w:r>
        <w:r w:rsidRPr="00592CDD">
          <w:rPr>
            <w:color w:val="6AAB73"/>
            <w:lang w:val="en-US"/>
          </w:rPr>
          <w:delText>="UTF-8"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&lt;meta </w:delText>
        </w:r>
        <w:r w:rsidRPr="00592CDD">
          <w:rPr>
            <w:color w:val="BABABA"/>
            <w:lang w:val="en-US"/>
          </w:rPr>
          <w:delText>name</w:delText>
        </w:r>
        <w:r w:rsidRPr="00592CDD">
          <w:rPr>
            <w:color w:val="6AAB73"/>
            <w:lang w:val="en-US"/>
          </w:rPr>
          <w:delText xml:space="preserve">="viewport" </w:delText>
        </w:r>
        <w:r w:rsidRPr="00592CDD">
          <w:rPr>
            <w:color w:val="BABABA"/>
            <w:lang w:val="en-US"/>
          </w:rPr>
          <w:delText>content</w:delText>
        </w:r>
        <w:r w:rsidRPr="00592CDD">
          <w:rPr>
            <w:color w:val="6AAB73"/>
            <w:lang w:val="en-US"/>
          </w:rPr>
          <w:delText>="width=device-width, initial-scale=1.0"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&lt;title&gt;</w:delText>
        </w:r>
        <w:r>
          <w:rPr>
            <w:color w:val="BCBEC4"/>
          </w:rPr>
          <w:delText>ООО</w:delText>
        </w:r>
        <w:r w:rsidRPr="00592CDD">
          <w:rPr>
            <w:color w:val="BCBEC4"/>
            <w:lang w:val="en-US"/>
          </w:rPr>
          <w:delText xml:space="preserve"> "</w:delText>
        </w:r>
        <w:r>
          <w:rPr>
            <w:color w:val="BCBEC4"/>
          </w:rPr>
          <w:delText>Обувь</w:delText>
        </w:r>
        <w:r w:rsidRPr="00592CDD">
          <w:rPr>
            <w:color w:val="BCBEC4"/>
            <w:lang w:val="en-US"/>
          </w:rPr>
          <w:delText xml:space="preserve">" - </w:delText>
        </w:r>
        <w:r>
          <w:rPr>
            <w:color w:val="BCBEC4"/>
          </w:rPr>
          <w:delText>Магазин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обуви</w:delText>
        </w:r>
        <w:r w:rsidRPr="00592CDD">
          <w:rPr>
            <w:color w:val="D5B778"/>
            <w:lang w:val="en-US"/>
          </w:rPr>
          <w:delText>&lt;/title&gt;</w:delText>
        </w:r>
        <w:r w:rsidRPr="00592CDD">
          <w:rPr>
            <w:color w:val="D5B778"/>
            <w:lang w:val="en-US"/>
          </w:rPr>
          <w:br/>
          <w:delText xml:space="preserve">    &lt;link </w:delText>
        </w:r>
        <w:r w:rsidRPr="00592CDD">
          <w:rPr>
            <w:color w:val="BABABA"/>
            <w:lang w:val="en-US"/>
          </w:rPr>
          <w:delText>rel</w:delText>
        </w:r>
        <w:r w:rsidRPr="00592CDD">
          <w:rPr>
            <w:color w:val="6AAB73"/>
            <w:lang w:val="en-US"/>
          </w:rPr>
          <w:delText xml:space="preserve">="icon" </w:delText>
        </w:r>
        <w:r w:rsidRPr="00592CDD">
          <w:rPr>
            <w:color w:val="BABABA"/>
            <w:lang w:val="en-US"/>
          </w:rPr>
          <w:delText>href</w:delText>
        </w:r>
        <w:r w:rsidRPr="00592CDD">
          <w:rPr>
            <w:color w:val="6AAB73"/>
            <w:lang w:val="en-US"/>
          </w:rPr>
          <w:delText xml:space="preserve">="{% static 'img/Icon.png' %}" </w:delText>
        </w:r>
        <w:r w:rsidRPr="00592CDD">
          <w:rPr>
            <w:color w:val="BABABA"/>
            <w:lang w:val="en-US"/>
          </w:rPr>
          <w:delText>type</w:delText>
        </w:r>
        <w:r w:rsidRPr="00592CDD">
          <w:rPr>
            <w:color w:val="6AAB73"/>
            <w:lang w:val="en-US"/>
          </w:rPr>
          <w:delText>="image/png"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&lt;style&gt;</w:delText>
        </w:r>
        <w:r w:rsidRPr="00592CDD">
          <w:rPr>
            <w:color w:val="D5B778"/>
            <w:lang w:val="en-US"/>
          </w:rPr>
          <w:br/>
          <w:delText xml:space="preserve">        </w:delText>
        </w:r>
        <w:r w:rsidRPr="00592CDD">
          <w:rPr>
            <w:color w:val="BCBEC4"/>
            <w:lang w:val="en-US"/>
          </w:rPr>
          <w:delText>* {</w:delText>
        </w:r>
        <w:r w:rsidRPr="00592CDD">
          <w:rPr>
            <w:color w:val="BCBEC4"/>
            <w:lang w:val="en-US"/>
          </w:rPr>
          <w:br/>
          <w:delText xml:space="preserve">            margin: 0;</w:delText>
        </w:r>
        <w:r w:rsidRPr="00592CDD">
          <w:rPr>
            <w:color w:val="BCBEC4"/>
            <w:lang w:val="en-US"/>
          </w:rPr>
          <w:br/>
          <w:delText xml:space="preserve">            padding: 0;</w:delText>
        </w:r>
        <w:r w:rsidRPr="00592CDD">
          <w:rPr>
            <w:color w:val="BCBEC4"/>
            <w:lang w:val="en-US"/>
          </w:rPr>
          <w:br/>
          <w:delText xml:space="preserve">            box-sizing: border-box;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body {</w:delText>
        </w:r>
        <w:r w:rsidRPr="00592CDD">
          <w:rPr>
            <w:color w:val="BCBEC4"/>
            <w:lang w:val="en-US"/>
          </w:rPr>
          <w:br/>
          <w:delText xml:space="preserve">            font-family: 'Times New Roman', Times, serif;</w:delText>
        </w:r>
        <w:r w:rsidRPr="00592CDD">
          <w:rPr>
            <w:color w:val="BCBEC4"/>
            <w:lang w:val="en-US"/>
          </w:rPr>
          <w:br/>
          <w:delText xml:space="preserve">            background: #FFFFFF;</w:delText>
        </w:r>
        <w:r w:rsidRPr="00592CDD">
          <w:rPr>
            <w:color w:val="BCBEC4"/>
            <w:lang w:val="en-US"/>
          </w:rPr>
          <w:br/>
          <w:delText xml:space="preserve">            color: #333;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.header {</w:delText>
        </w:r>
        <w:r w:rsidRPr="00592CDD">
          <w:rPr>
            <w:color w:val="BCBEC4"/>
            <w:lang w:val="en-US"/>
          </w:rPr>
          <w:br/>
          <w:delText xml:space="preserve">            background: #7FFF00;</w:delText>
        </w:r>
        <w:r w:rsidRPr="00592CDD">
          <w:rPr>
            <w:color w:val="BCBEC4"/>
            <w:lang w:val="en-US"/>
          </w:rPr>
          <w:br/>
          <w:delText xml:space="preserve">            color: #333;</w:delText>
        </w:r>
        <w:r w:rsidRPr="00592CDD">
          <w:rPr>
            <w:color w:val="BCBEC4"/>
            <w:lang w:val="en-US"/>
          </w:rPr>
          <w:br/>
          <w:delText xml:space="preserve">            padding: 20px 0;</w:delText>
        </w:r>
        <w:r w:rsidRPr="00592CDD">
          <w:rPr>
            <w:color w:val="BCBEC4"/>
            <w:lang w:val="en-US"/>
          </w:rPr>
          <w:br/>
          <w:delText xml:space="preserve">            box-shadow: 0 2px 10px rgba(0,0,0,0.1);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.container {</w:delText>
        </w:r>
        <w:r w:rsidRPr="00592CDD">
          <w:rPr>
            <w:color w:val="BCBEC4"/>
            <w:lang w:val="en-US"/>
          </w:rPr>
          <w:br/>
          <w:delText xml:space="preserve">            max-width: 1400px;</w:delText>
        </w:r>
        <w:r w:rsidRPr="00592CDD">
          <w:rPr>
            <w:color w:val="BCBEC4"/>
            <w:lang w:val="en-US"/>
          </w:rPr>
          <w:br/>
          <w:delText xml:space="preserve">            margin: 0 auto;</w:delText>
        </w:r>
        <w:r w:rsidRPr="00592CDD">
          <w:rPr>
            <w:color w:val="BCBEC4"/>
            <w:lang w:val="en-US"/>
          </w:rPr>
          <w:br/>
          <w:delText xml:space="preserve">            padding: 0 20px;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.header-content {</w:delText>
        </w:r>
        <w:r w:rsidRPr="00592CDD">
          <w:rPr>
            <w:color w:val="BCBEC4"/>
            <w:lang w:val="en-US"/>
          </w:rPr>
          <w:br/>
          <w:delText xml:space="preserve">            display: flex;</w:delText>
        </w:r>
        <w:r w:rsidRPr="00592CDD">
          <w:rPr>
            <w:color w:val="BCBEC4"/>
            <w:lang w:val="en-US"/>
          </w:rPr>
          <w:br/>
          <w:delText xml:space="preserve">            justify-content: space-between;</w:delText>
        </w:r>
        <w:r w:rsidRPr="00592CDD">
          <w:rPr>
            <w:color w:val="BCBEC4"/>
            <w:lang w:val="en-US"/>
          </w:rPr>
          <w:br/>
          <w:delText xml:space="preserve">            align-items: center;</w:delText>
        </w:r>
        <w:r w:rsidRPr="00592CDD">
          <w:rPr>
            <w:color w:val="BCBEC4"/>
            <w:lang w:val="en-US"/>
          </w:rPr>
          <w:br/>
          <w:delText xml:space="preserve">            flex-wrap: wrap;</w:delText>
        </w:r>
        <w:r w:rsidRPr="00592CDD">
          <w:rPr>
            <w:color w:val="BCBEC4"/>
            <w:lang w:val="en-US"/>
          </w:rPr>
          <w:br/>
          <w:delText xml:space="preserve">            gap: 20px;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.logo h1 {</w:delText>
        </w:r>
        <w:r w:rsidRPr="00592CDD">
          <w:rPr>
            <w:color w:val="BCBEC4"/>
            <w:lang w:val="en-US"/>
          </w:rPr>
          <w:br/>
          <w:delText xml:space="preserve">            font-size: 24px;</w:delText>
        </w:r>
        <w:r w:rsidRPr="00592CDD">
          <w:rPr>
            <w:color w:val="BCBEC4"/>
            <w:lang w:val="en-US"/>
          </w:rPr>
          <w:br/>
          <w:delText xml:space="preserve">            margin-bottom: 5px;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.logo p {</w:delText>
        </w:r>
        <w:r w:rsidRPr="00592CDD">
          <w:rPr>
            <w:color w:val="BCBEC4"/>
            <w:lang w:val="en-US"/>
          </w:rPr>
          <w:br/>
          <w:delText xml:space="preserve">            font-size: 14px;</w:delText>
        </w:r>
        <w:r w:rsidRPr="00592CDD">
          <w:rPr>
            <w:color w:val="BCBEC4"/>
            <w:lang w:val="en-US"/>
          </w:rPr>
          <w:br/>
          <w:delText xml:space="preserve">            opacity: 0.9;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.user-info {</w:delText>
        </w:r>
        <w:r w:rsidRPr="00592CDD">
          <w:rPr>
            <w:color w:val="BCBEC4"/>
            <w:lang w:val="en-US"/>
          </w:rPr>
          <w:br/>
          <w:delText xml:space="preserve">            background: rgba(0,0,0,0.1);</w:delText>
        </w:r>
        <w:r w:rsidRPr="00592CDD">
          <w:rPr>
            <w:color w:val="BCBEC4"/>
            <w:lang w:val="en-US"/>
          </w:rPr>
          <w:br/>
          <w:delText xml:space="preserve">            padding: 10px 20px;</w:delText>
        </w:r>
        <w:r w:rsidRPr="00592CDD">
          <w:rPr>
            <w:color w:val="BCBEC4"/>
            <w:lang w:val="en-US"/>
          </w:rPr>
          <w:br/>
          <w:delText xml:space="preserve">            border-radius: 10px;</w:delText>
        </w:r>
        <w:r w:rsidRPr="00592CDD">
          <w:rPr>
            <w:color w:val="BCBEC4"/>
            <w:lang w:val="en-US"/>
          </w:rPr>
          <w:br/>
          <w:delText xml:space="preserve">            text-align: right;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.user-name {</w:delText>
        </w:r>
        <w:r w:rsidRPr="00592CDD">
          <w:rPr>
            <w:color w:val="BCBEC4"/>
            <w:lang w:val="en-US"/>
          </w:rPr>
          <w:br/>
          <w:delText xml:space="preserve">            font-weight: bold;</w:delText>
        </w:r>
        <w:r w:rsidRPr="00592CDD">
          <w:rPr>
            <w:color w:val="BCBEC4"/>
            <w:lang w:val="en-US"/>
          </w:rPr>
          <w:br/>
          <w:delText xml:space="preserve">            margin-bottom: 5px;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.user-role {</w:delText>
        </w:r>
        <w:r w:rsidRPr="00592CDD">
          <w:rPr>
            <w:color w:val="BCBEC4"/>
            <w:lang w:val="en-US"/>
          </w:rPr>
          <w:br/>
          <w:delText xml:space="preserve">            font-size: 12px;</w:delText>
        </w:r>
        <w:r w:rsidRPr="00592CDD">
          <w:rPr>
            <w:color w:val="BCBEC4"/>
            <w:lang w:val="en-US"/>
          </w:rPr>
          <w:br/>
          <w:delText xml:space="preserve">            opacity: 0.9;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.auth-btn {</w:delText>
        </w:r>
        <w:r w:rsidRPr="00592CDD">
          <w:rPr>
            <w:color w:val="BCBEC4"/>
            <w:lang w:val="en-US"/>
          </w:rPr>
          <w:br/>
          <w:delText xml:space="preserve">            background: rgba(0,0,0,0.1);</w:delText>
        </w:r>
        <w:r w:rsidRPr="00592CDD">
          <w:rPr>
            <w:color w:val="BCBEC4"/>
            <w:lang w:val="en-US"/>
          </w:rPr>
          <w:br/>
          <w:delText xml:space="preserve">            border: none;</w:delText>
        </w:r>
        <w:r w:rsidRPr="00592CDD">
          <w:rPr>
            <w:color w:val="BCBEC4"/>
            <w:lang w:val="en-US"/>
          </w:rPr>
          <w:br/>
          <w:delText xml:space="preserve">            color: #333;</w:delText>
        </w:r>
        <w:r w:rsidRPr="00592CDD">
          <w:rPr>
            <w:color w:val="BCBEC4"/>
            <w:lang w:val="en-US"/>
          </w:rPr>
          <w:br/>
          <w:delText xml:space="preserve">            padding: 5px 15px;</w:delText>
        </w:r>
        <w:r w:rsidRPr="00592CDD">
          <w:rPr>
            <w:color w:val="BCBEC4"/>
            <w:lang w:val="en-US"/>
          </w:rPr>
          <w:br/>
          <w:delText xml:space="preserve">            border-radius: 5px;</w:delText>
        </w:r>
        <w:r w:rsidRPr="00592CDD">
          <w:rPr>
            <w:color w:val="BCBEC4"/>
            <w:lang w:val="en-US"/>
          </w:rPr>
          <w:br/>
          <w:delText xml:space="preserve">            cursor: pointer;</w:delText>
        </w:r>
        <w:r w:rsidRPr="00592CDD">
          <w:rPr>
            <w:color w:val="BCBEC4"/>
            <w:lang w:val="en-US"/>
          </w:rPr>
          <w:br/>
          <w:delText xml:space="preserve">            margin-top: 5px;</w:delText>
        </w:r>
        <w:r w:rsidRPr="00592CDD">
          <w:rPr>
            <w:color w:val="BCBEC4"/>
            <w:lang w:val="en-US"/>
          </w:rPr>
          <w:br/>
          <w:delText xml:space="preserve">            font-size: 12px;</w:delText>
        </w:r>
        <w:r w:rsidRPr="00592CDD">
          <w:rPr>
            <w:color w:val="BCBEC4"/>
            <w:lang w:val="en-US"/>
          </w:rPr>
          <w:br/>
          <w:delText xml:space="preserve">            text-decoration: none;</w:delText>
        </w:r>
        <w:r w:rsidRPr="00592CDD">
          <w:rPr>
            <w:color w:val="BCBEC4"/>
            <w:lang w:val="en-US"/>
          </w:rPr>
          <w:br/>
          <w:delText xml:space="preserve">            display: inline-block;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.auth-btn:hover {</w:delText>
        </w:r>
        <w:r w:rsidRPr="00592CDD">
          <w:rPr>
            <w:color w:val="BCBEC4"/>
            <w:lang w:val="en-US"/>
          </w:rPr>
          <w:br/>
          <w:delText xml:space="preserve">            background: rgba(0,0,0,0.2);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.login-btn {</w:delText>
        </w:r>
        <w:r w:rsidRPr="00592CDD">
          <w:rPr>
            <w:color w:val="BCBEC4"/>
            <w:lang w:val="en-US"/>
          </w:rPr>
          <w:br/>
          <w:delText xml:space="preserve">            background: #00FA9A;</w:delText>
        </w:r>
        <w:r w:rsidRPr="00592CDD">
          <w:rPr>
            <w:color w:val="BCBEC4"/>
            <w:lang w:val="en-US"/>
          </w:rPr>
          <w:br/>
          <w:delText xml:space="preserve">            color: #333;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.login-btn:hover {</w:delText>
        </w:r>
        <w:r w:rsidRPr="00592CDD">
          <w:rPr>
            <w:color w:val="BCBEC4"/>
            <w:lang w:val="en-US"/>
          </w:rPr>
          <w:br/>
          <w:delText xml:space="preserve">            background: #00E090;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.nav-links {</w:delText>
        </w:r>
        <w:r w:rsidRPr="00592CDD">
          <w:rPr>
            <w:color w:val="BCBEC4"/>
            <w:lang w:val="en-US"/>
          </w:rPr>
          <w:br/>
          <w:delText xml:space="preserve">            display: flex;</w:delText>
        </w:r>
        <w:r w:rsidRPr="00592CDD">
          <w:rPr>
            <w:color w:val="BCBEC4"/>
            <w:lang w:val="en-US"/>
          </w:rPr>
          <w:br/>
          <w:delText xml:space="preserve">            gap: 20px;</w:delText>
        </w:r>
        <w:r w:rsidRPr="00592CDD">
          <w:rPr>
            <w:color w:val="BCBEC4"/>
            <w:lang w:val="en-US"/>
          </w:rPr>
          <w:br/>
          <w:delText xml:space="preserve">            margin-bottom: 30px;</w:delText>
        </w:r>
        <w:r w:rsidRPr="00592CDD">
          <w:rPr>
            <w:color w:val="BCBEC4"/>
            <w:lang w:val="en-US"/>
          </w:rPr>
          <w:br/>
          <w:delText xml:space="preserve">            flex-wrap: wrap;</w:delText>
        </w:r>
        <w:r w:rsidRPr="00592CDD">
          <w:rPr>
            <w:color w:val="BCBEC4"/>
            <w:lang w:val="en-US"/>
          </w:rPr>
          <w:br/>
          <w:delText xml:space="preserve">            border-bottom: 2px solid #e0e0e0;</w:delText>
        </w:r>
        <w:r w:rsidRPr="00592CDD">
          <w:rPr>
            <w:color w:val="BCBEC4"/>
            <w:lang w:val="en-US"/>
          </w:rPr>
          <w:br/>
          <w:delText xml:space="preserve">            padding-bottom: 10px;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.nav-link {</w:delText>
        </w:r>
        <w:r w:rsidRPr="00592CDD">
          <w:rPr>
            <w:color w:val="BCBEC4"/>
            <w:lang w:val="en-US"/>
          </w:rPr>
          <w:br/>
          <w:delText xml:space="preserve">            background: none;</w:delText>
        </w:r>
        <w:r w:rsidRPr="00592CDD">
          <w:rPr>
            <w:color w:val="BCBEC4"/>
            <w:lang w:val="en-US"/>
          </w:rPr>
          <w:br/>
          <w:delText xml:space="preserve">            border: none;</w:delText>
        </w:r>
        <w:r w:rsidRPr="00592CDD">
          <w:rPr>
            <w:color w:val="BCBEC4"/>
            <w:lang w:val="en-US"/>
          </w:rPr>
          <w:br/>
          <w:delText xml:space="preserve">            padding: 10px 25px;</w:delText>
        </w:r>
        <w:r w:rsidRPr="00592CDD">
          <w:rPr>
            <w:color w:val="BCBEC4"/>
            <w:lang w:val="en-US"/>
          </w:rPr>
          <w:br/>
          <w:delText xml:space="preserve">            font-size: 16px;</w:delText>
        </w:r>
        <w:r w:rsidRPr="00592CDD">
          <w:rPr>
            <w:color w:val="BCBEC4"/>
            <w:lang w:val="en-US"/>
          </w:rPr>
          <w:br/>
          <w:delText xml:space="preserve">            cursor: pointer;</w:delText>
        </w:r>
        <w:r w:rsidRPr="00592CDD">
          <w:rPr>
            <w:color w:val="BCBEC4"/>
            <w:lang w:val="en-US"/>
          </w:rPr>
          <w:br/>
          <w:delText xml:space="preserve">            border-radius: 8px;</w:delText>
        </w:r>
        <w:r w:rsidRPr="00592CDD">
          <w:rPr>
            <w:color w:val="BCBEC4"/>
            <w:lang w:val="en-US"/>
          </w:rPr>
          <w:br/>
          <w:delText xml:space="preserve">            transition: all 0.3s;</w:delText>
        </w:r>
        <w:r w:rsidRPr="00592CDD">
          <w:rPr>
            <w:color w:val="BCBEC4"/>
            <w:lang w:val="en-US"/>
          </w:rPr>
          <w:br/>
          <w:delText xml:space="preserve">            font-weight: 500;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.nav-link:hover {</w:delText>
        </w:r>
        <w:r w:rsidRPr="00592CDD">
          <w:rPr>
            <w:color w:val="BCBEC4"/>
            <w:lang w:val="en-US"/>
          </w:rPr>
          <w:br/>
          <w:delText xml:space="preserve">            background: #e0e0e0;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.nav-link.active {</w:delText>
        </w:r>
        <w:r w:rsidRPr="00592CDD">
          <w:rPr>
            <w:color w:val="BCBEC4"/>
            <w:lang w:val="en-US"/>
          </w:rPr>
          <w:br/>
          <w:delText xml:space="preserve">            background: #00FA9A;</w:delText>
        </w:r>
        <w:r w:rsidRPr="00592CDD">
          <w:rPr>
            <w:color w:val="BCBEC4"/>
            <w:lang w:val="en-US"/>
          </w:rPr>
          <w:br/>
          <w:delText xml:space="preserve">            color: #333;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.search-bar {</w:delText>
        </w:r>
        <w:r w:rsidRPr="00592CDD">
          <w:rPr>
            <w:color w:val="BCBEC4"/>
            <w:lang w:val="en-US"/>
          </w:rPr>
          <w:br/>
          <w:delText xml:space="preserve">            background: white;</w:delText>
        </w:r>
        <w:r w:rsidRPr="00592CDD">
          <w:rPr>
            <w:color w:val="BCBEC4"/>
            <w:lang w:val="en-US"/>
          </w:rPr>
          <w:br/>
          <w:delText xml:space="preserve">            padding: 20px;</w:delText>
        </w:r>
        <w:r w:rsidRPr="00592CDD">
          <w:rPr>
            <w:color w:val="BCBEC4"/>
            <w:lang w:val="en-US"/>
          </w:rPr>
          <w:br/>
          <w:delText xml:space="preserve">            border-radius: 12px;</w:delText>
        </w:r>
        <w:r w:rsidRPr="00592CDD">
          <w:rPr>
            <w:color w:val="BCBEC4"/>
            <w:lang w:val="en-US"/>
          </w:rPr>
          <w:br/>
          <w:delText xml:space="preserve">            margin-bottom: 20px;</w:delText>
        </w:r>
        <w:r w:rsidRPr="00592CDD">
          <w:rPr>
            <w:color w:val="BCBEC4"/>
            <w:lang w:val="en-US"/>
          </w:rPr>
          <w:br/>
          <w:delText xml:space="preserve">            box-shadow: 0 2px 5px rgba(0,0,0,0.05);</w:delText>
        </w:r>
        <w:r w:rsidRPr="00592CDD">
          <w:rPr>
            <w:color w:val="BCBEC4"/>
            <w:lang w:val="en-US"/>
          </w:rPr>
          <w:br/>
          <w:delText xml:space="preserve">            display: flex;</w:delText>
        </w:r>
        <w:r w:rsidRPr="00592CDD">
          <w:rPr>
            <w:color w:val="BCBEC4"/>
            <w:lang w:val="en-US"/>
          </w:rPr>
          <w:br/>
          <w:delText xml:space="preserve">            gap: 15px;</w:delText>
        </w:r>
        <w:r w:rsidRPr="00592CDD">
          <w:rPr>
            <w:color w:val="BCBEC4"/>
            <w:lang w:val="en-US"/>
          </w:rPr>
          <w:br/>
          <w:delText xml:space="preserve">            flex-wrap: wrap;</w:delText>
        </w:r>
        <w:r w:rsidRPr="00592CDD">
          <w:rPr>
            <w:color w:val="BCBEC4"/>
            <w:lang w:val="en-US"/>
          </w:rPr>
          <w:br/>
          <w:delText xml:space="preserve">            align-items: center;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.search-input {</w:delText>
        </w:r>
        <w:r w:rsidRPr="00592CDD">
          <w:rPr>
            <w:color w:val="BCBEC4"/>
            <w:lang w:val="en-US"/>
          </w:rPr>
          <w:br/>
          <w:delText xml:space="preserve">            flex: 1;</w:delText>
        </w:r>
        <w:r w:rsidRPr="00592CDD">
          <w:rPr>
            <w:color w:val="BCBEC4"/>
            <w:lang w:val="en-US"/>
          </w:rPr>
          <w:br/>
          <w:delText xml:space="preserve">            min-width: 250px;</w:delText>
        </w:r>
        <w:r w:rsidRPr="00592CDD">
          <w:rPr>
            <w:color w:val="BCBEC4"/>
            <w:lang w:val="en-US"/>
          </w:rPr>
          <w:br/>
          <w:delText xml:space="preserve">            padding: 10px;</w:delText>
        </w:r>
        <w:r w:rsidRPr="00592CDD">
          <w:rPr>
            <w:color w:val="BCBEC4"/>
            <w:lang w:val="en-US"/>
          </w:rPr>
          <w:br/>
          <w:delText xml:space="preserve">            border: 1px solid #ddd;</w:delText>
        </w:r>
        <w:r w:rsidRPr="00592CDD">
          <w:rPr>
            <w:color w:val="BCBEC4"/>
            <w:lang w:val="en-US"/>
          </w:rPr>
          <w:br/>
          <w:delText xml:space="preserve">            border-radius: 8px;</w:delText>
        </w:r>
        <w:r w:rsidRPr="00592CDD">
          <w:rPr>
            <w:color w:val="BCBEC4"/>
            <w:lang w:val="en-US"/>
          </w:rPr>
          <w:br/>
          <w:delText xml:space="preserve">            font-size: 14px;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.filter-select, .sort-select {</w:delText>
        </w:r>
        <w:r w:rsidRPr="00592CDD">
          <w:rPr>
            <w:color w:val="BCBEC4"/>
            <w:lang w:val="en-US"/>
          </w:rPr>
          <w:br/>
          <w:delText xml:space="preserve">            padding: 10px;</w:delText>
        </w:r>
        <w:r w:rsidRPr="00592CDD">
          <w:rPr>
            <w:color w:val="BCBEC4"/>
            <w:lang w:val="en-US"/>
          </w:rPr>
          <w:br/>
          <w:delText xml:space="preserve">            border: 1px solid #ddd;</w:delText>
        </w:r>
        <w:r w:rsidRPr="00592CDD">
          <w:rPr>
            <w:color w:val="BCBEC4"/>
            <w:lang w:val="en-US"/>
          </w:rPr>
          <w:br/>
          <w:delText xml:space="preserve">            border-radius: 8px;</w:delText>
        </w:r>
        <w:r w:rsidRPr="00592CDD">
          <w:rPr>
            <w:color w:val="BCBEC4"/>
            <w:lang w:val="en-US"/>
          </w:rPr>
          <w:br/>
          <w:delText xml:space="preserve">            font-size: 14px;</w:delText>
        </w:r>
        <w:r w:rsidRPr="00592CDD">
          <w:rPr>
            <w:color w:val="BCBEC4"/>
            <w:lang w:val="en-US"/>
          </w:rPr>
          <w:br/>
          <w:delText xml:space="preserve">            background: white;</w:delText>
        </w:r>
        <w:r w:rsidRPr="00592CDD">
          <w:rPr>
            <w:color w:val="BCBEC4"/>
            <w:lang w:val="en-US"/>
          </w:rPr>
          <w:br/>
          <w:delText xml:space="preserve">            cursor: pointer;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.btn {</w:delText>
        </w:r>
        <w:r w:rsidRPr="00592CDD">
          <w:rPr>
            <w:color w:val="BCBEC4"/>
            <w:lang w:val="en-US"/>
          </w:rPr>
          <w:br/>
          <w:delText xml:space="preserve">            padding: 10px 20px;</w:delText>
        </w:r>
        <w:r w:rsidRPr="00592CDD">
          <w:rPr>
            <w:color w:val="BCBEC4"/>
            <w:lang w:val="en-US"/>
          </w:rPr>
          <w:br/>
          <w:delText xml:space="preserve">            border: none;</w:delText>
        </w:r>
        <w:r w:rsidRPr="00592CDD">
          <w:rPr>
            <w:color w:val="BCBEC4"/>
            <w:lang w:val="en-US"/>
          </w:rPr>
          <w:br/>
          <w:delText xml:space="preserve">            border-radius: 8px;</w:delText>
        </w:r>
        <w:r w:rsidRPr="00592CDD">
          <w:rPr>
            <w:color w:val="BCBEC4"/>
            <w:lang w:val="en-US"/>
          </w:rPr>
          <w:br/>
          <w:delText xml:space="preserve">            cursor: pointer;</w:delText>
        </w:r>
        <w:r w:rsidRPr="00592CDD">
          <w:rPr>
            <w:color w:val="BCBEC4"/>
            <w:lang w:val="en-US"/>
          </w:rPr>
          <w:br/>
          <w:delText xml:space="preserve">            font-size: 14px;</w:delText>
        </w:r>
        <w:r w:rsidRPr="00592CDD">
          <w:rPr>
            <w:color w:val="BCBEC4"/>
            <w:lang w:val="en-US"/>
          </w:rPr>
          <w:br/>
          <w:delText xml:space="preserve">            transition: all 0.3s;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.btn-primary, .buy-btn {</w:delText>
        </w:r>
        <w:r w:rsidRPr="00592CDD">
          <w:rPr>
            <w:color w:val="BCBEC4"/>
            <w:lang w:val="en-US"/>
          </w:rPr>
          <w:br/>
          <w:delText xml:space="preserve">            background: #00FA9A;</w:delText>
        </w:r>
        <w:r w:rsidRPr="00592CDD">
          <w:rPr>
            <w:color w:val="BCBEC4"/>
            <w:lang w:val="en-US"/>
          </w:rPr>
          <w:br/>
          <w:delText xml:space="preserve">            color: #333;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.btn-primary:hover, .buy-btn:hover {</w:delText>
        </w:r>
        <w:r w:rsidRPr="00592CDD">
          <w:rPr>
            <w:color w:val="BCBEC4"/>
            <w:lang w:val="en-US"/>
          </w:rPr>
          <w:br/>
          <w:delText xml:space="preserve">            background: #00E090;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.section {</w:delText>
        </w:r>
        <w:r w:rsidRPr="00592CDD">
          <w:rPr>
            <w:color w:val="BCBEC4"/>
            <w:lang w:val="en-US"/>
          </w:rPr>
          <w:br/>
          <w:delText xml:space="preserve">            background: white;</w:delText>
        </w:r>
        <w:r w:rsidRPr="00592CDD">
          <w:rPr>
            <w:color w:val="BCBEC4"/>
            <w:lang w:val="en-US"/>
          </w:rPr>
          <w:br/>
          <w:delText xml:space="preserve">            border-radius: 12px;</w:delText>
        </w:r>
        <w:r w:rsidRPr="00592CDD">
          <w:rPr>
            <w:color w:val="BCBEC4"/>
            <w:lang w:val="en-US"/>
          </w:rPr>
          <w:br/>
          <w:delText xml:space="preserve">            padding: 20px;</w:delText>
        </w:r>
        <w:r w:rsidRPr="00592CDD">
          <w:rPr>
            <w:color w:val="BCBEC4"/>
            <w:lang w:val="en-US"/>
          </w:rPr>
          <w:br/>
          <w:delText xml:space="preserve">            margin-bottom: 30px;</w:delText>
        </w:r>
        <w:r w:rsidRPr="00592CDD">
          <w:rPr>
            <w:color w:val="BCBEC4"/>
            <w:lang w:val="en-US"/>
          </w:rPr>
          <w:br/>
          <w:delText xml:space="preserve">            box-shadow: 0 2px 10px rgba(0,0,0,0.05);</w:delText>
        </w:r>
        <w:r w:rsidRPr="00592CDD">
          <w:rPr>
            <w:color w:val="BCBEC4"/>
            <w:lang w:val="en-US"/>
          </w:rPr>
          <w:br/>
          <w:delText xml:space="preserve">            display: none;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.section.active {</w:delText>
        </w:r>
        <w:r w:rsidRPr="00592CDD">
          <w:rPr>
            <w:color w:val="BCBEC4"/>
            <w:lang w:val="en-US"/>
          </w:rPr>
          <w:br/>
          <w:delText xml:space="preserve">            display: block;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.section h2 {</w:delText>
        </w:r>
        <w:r w:rsidRPr="00592CDD">
          <w:rPr>
            <w:color w:val="BCBEC4"/>
            <w:lang w:val="en-US"/>
          </w:rPr>
          <w:br/>
          <w:delText xml:space="preserve">            margin-bottom: 20px;</w:delText>
        </w:r>
        <w:r w:rsidRPr="00592CDD">
          <w:rPr>
            <w:color w:val="BCBEC4"/>
            <w:lang w:val="en-US"/>
          </w:rPr>
          <w:br/>
          <w:delText xml:space="preserve">            color: #333;</w:delText>
        </w:r>
        <w:r w:rsidRPr="00592CDD">
          <w:rPr>
            <w:color w:val="BCBEC4"/>
            <w:lang w:val="en-US"/>
          </w:rPr>
          <w:br/>
          <w:delText xml:space="preserve">            border-left: 4px solid #00FA9A;</w:delText>
        </w:r>
        <w:r w:rsidRPr="00592CDD">
          <w:rPr>
            <w:color w:val="BCBEC4"/>
            <w:lang w:val="en-US"/>
          </w:rPr>
          <w:br/>
          <w:delText xml:space="preserve">            padding-left: 15px;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.products-grid {</w:delText>
        </w:r>
        <w:r w:rsidRPr="00592CDD">
          <w:rPr>
            <w:color w:val="BCBEC4"/>
            <w:lang w:val="en-US"/>
          </w:rPr>
          <w:br/>
          <w:delText xml:space="preserve">            display: grid;</w:delText>
        </w:r>
        <w:r w:rsidRPr="00592CDD">
          <w:rPr>
            <w:color w:val="BCBEC4"/>
            <w:lang w:val="en-US"/>
          </w:rPr>
          <w:br/>
          <w:delText xml:space="preserve">            grid-template-columns: repeat(auto-fill, minmax(280px, 1fr));</w:delText>
        </w:r>
        <w:r w:rsidRPr="00592CDD">
          <w:rPr>
            <w:color w:val="BCBEC4"/>
            <w:lang w:val="en-US"/>
          </w:rPr>
          <w:br/>
          <w:delText xml:space="preserve">            gap: 25px;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.product-card.high-discount {</w:delText>
        </w:r>
        <w:r w:rsidRPr="00592CDD">
          <w:rPr>
            <w:color w:val="BCBEC4"/>
            <w:lang w:val="en-US"/>
          </w:rPr>
          <w:br/>
          <w:delText xml:space="preserve">            background: #2E8B57;</w:delText>
        </w:r>
        <w:r w:rsidRPr="00592CDD">
          <w:rPr>
            <w:color w:val="BCBEC4"/>
            <w:lang w:val="en-US"/>
          </w:rPr>
          <w:br/>
          <w:delText xml:space="preserve">            color: white;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.product-card.high-discount .product-title,</w:delText>
        </w:r>
        <w:r w:rsidRPr="00592CDD">
          <w:rPr>
            <w:color w:val="BCBEC4"/>
            <w:lang w:val="en-US"/>
          </w:rPr>
          <w:br/>
          <w:delText xml:space="preserve">        .product-card.high-discount .product-article,</w:delText>
        </w:r>
        <w:r w:rsidRPr="00592CDD">
          <w:rPr>
            <w:color w:val="BCBEC4"/>
            <w:lang w:val="en-US"/>
          </w:rPr>
          <w:br/>
          <w:delText xml:space="preserve">        .product-card.high-discount .product-category,</w:delText>
        </w:r>
        <w:r w:rsidRPr="00592CDD">
          <w:rPr>
            <w:color w:val="BCBEC4"/>
            <w:lang w:val="en-US"/>
          </w:rPr>
          <w:br/>
          <w:delText xml:space="preserve">        .product-card.high-discount .product-about,</w:delText>
        </w:r>
        <w:r w:rsidRPr="00592CDD">
          <w:rPr>
            <w:color w:val="BCBEC4"/>
            <w:lang w:val="en-US"/>
          </w:rPr>
          <w:br/>
          <w:delText xml:space="preserve">        .product-card.high-discount .stock-status {</w:delText>
        </w:r>
        <w:r w:rsidRPr="00592CDD">
          <w:rPr>
            <w:color w:val="BCBEC4"/>
            <w:lang w:val="en-US"/>
          </w:rPr>
          <w:br/>
          <w:delText xml:space="preserve">            color: white;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.product-card.high-discount .current-price {</w:delText>
        </w:r>
        <w:r w:rsidRPr="00592CDD">
          <w:rPr>
            <w:color w:val="BCBEC4"/>
            <w:lang w:val="en-US"/>
          </w:rPr>
          <w:br/>
          <w:delText xml:space="preserve">            color: #FFD700;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.product-card.high-discount .old-price {</w:delText>
        </w:r>
        <w:r w:rsidRPr="00592CDD">
          <w:rPr>
            <w:color w:val="BCBEC4"/>
            <w:lang w:val="en-US"/>
          </w:rPr>
          <w:br/>
          <w:delText xml:space="preserve">            color: #ddd;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.discount-badge.high-discount {</w:delText>
        </w:r>
        <w:r w:rsidRPr="00592CDD">
          <w:rPr>
            <w:color w:val="BCBEC4"/>
            <w:lang w:val="en-US"/>
          </w:rPr>
          <w:br/>
          <w:delText xml:space="preserve">            background: #FFD700;</w:delText>
        </w:r>
        <w:r w:rsidRPr="00592CDD">
          <w:rPr>
            <w:color w:val="BCBEC4"/>
            <w:lang w:val="en-US"/>
          </w:rPr>
          <w:br/>
          <w:delText xml:space="preserve">            color: #333;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.product-card {</w:delText>
        </w:r>
        <w:r w:rsidRPr="00592CDD">
          <w:rPr>
            <w:color w:val="BCBEC4"/>
            <w:lang w:val="en-US"/>
          </w:rPr>
          <w:br/>
          <w:delText xml:space="preserve">            background: white;</w:delText>
        </w:r>
        <w:r w:rsidRPr="00592CDD">
          <w:rPr>
            <w:color w:val="BCBEC4"/>
            <w:lang w:val="en-US"/>
          </w:rPr>
          <w:br/>
          <w:delText xml:space="preserve">            border-radius: 12px;</w:delText>
        </w:r>
        <w:r w:rsidRPr="00592CDD">
          <w:rPr>
            <w:color w:val="BCBEC4"/>
            <w:lang w:val="en-US"/>
          </w:rPr>
          <w:br/>
          <w:delText xml:space="preserve">            overflow: hidden;</w:delText>
        </w:r>
        <w:r w:rsidRPr="00592CDD">
          <w:rPr>
            <w:color w:val="BCBEC4"/>
            <w:lang w:val="en-US"/>
          </w:rPr>
          <w:br/>
          <w:delText xml:space="preserve">            box-shadow: 0 4px 12px rgba(0,0,0,0.1);</w:delText>
        </w:r>
        <w:r w:rsidRPr="00592CDD">
          <w:rPr>
            <w:color w:val="BCBEC4"/>
            <w:lang w:val="en-US"/>
          </w:rPr>
          <w:br/>
          <w:delText xml:space="preserve">            transition: transform 0.3s, box-shadow 0.3s;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.product-card:hover {</w:delText>
        </w:r>
        <w:r w:rsidRPr="00592CDD">
          <w:rPr>
            <w:color w:val="BCBEC4"/>
            <w:lang w:val="en-US"/>
          </w:rPr>
          <w:br/>
          <w:delText xml:space="preserve">            transform: translateY(-5px);</w:delText>
        </w:r>
        <w:r w:rsidRPr="00592CDD">
          <w:rPr>
            <w:color w:val="BCBEC4"/>
            <w:lang w:val="en-US"/>
          </w:rPr>
          <w:br/>
          <w:delText xml:space="preserve">            box-shadow: 0 8px 20px rgba(0,0,0,0.15);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.product-image {</w:delText>
        </w:r>
        <w:r w:rsidRPr="00592CDD">
          <w:rPr>
            <w:color w:val="BCBEC4"/>
            <w:lang w:val="en-US"/>
          </w:rPr>
          <w:br/>
          <w:delText xml:space="preserve">            width: 100%;</w:delText>
        </w:r>
        <w:r w:rsidRPr="00592CDD">
          <w:rPr>
            <w:color w:val="BCBEC4"/>
            <w:lang w:val="en-US"/>
          </w:rPr>
          <w:br/>
          <w:delText xml:space="preserve">            height: 200px;</w:delText>
        </w:r>
        <w:r w:rsidRPr="00592CDD">
          <w:rPr>
            <w:color w:val="BCBEC4"/>
            <w:lang w:val="en-US"/>
          </w:rPr>
          <w:br/>
          <w:delText xml:space="preserve">            background: #f5f5f5;</w:delText>
        </w:r>
        <w:r w:rsidRPr="00592CDD">
          <w:rPr>
            <w:color w:val="BCBEC4"/>
            <w:lang w:val="en-US"/>
          </w:rPr>
          <w:br/>
          <w:delText xml:space="preserve">            display: flex;</w:delText>
        </w:r>
        <w:r w:rsidRPr="00592CDD">
          <w:rPr>
            <w:color w:val="BCBEC4"/>
            <w:lang w:val="en-US"/>
          </w:rPr>
          <w:br/>
          <w:delText xml:space="preserve">            align-items: center;</w:delText>
        </w:r>
        <w:r w:rsidRPr="00592CDD">
          <w:rPr>
            <w:color w:val="BCBEC4"/>
            <w:lang w:val="en-US"/>
          </w:rPr>
          <w:br/>
          <w:delText xml:space="preserve">            justify-content: center;</w:delText>
        </w:r>
        <w:r w:rsidRPr="00592CDD">
          <w:rPr>
            <w:color w:val="BCBEC4"/>
            <w:lang w:val="en-US"/>
          </w:rPr>
          <w:br/>
          <w:delText xml:space="preserve">            overflow: hidden;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.product-image img {</w:delText>
        </w:r>
        <w:r w:rsidRPr="00592CDD">
          <w:rPr>
            <w:color w:val="BCBEC4"/>
            <w:lang w:val="en-US"/>
          </w:rPr>
          <w:br/>
          <w:delText xml:space="preserve">            width: 100%;</w:delText>
        </w:r>
        <w:r w:rsidRPr="00592CDD">
          <w:rPr>
            <w:color w:val="BCBEC4"/>
            <w:lang w:val="en-US"/>
          </w:rPr>
          <w:br/>
          <w:delText xml:space="preserve">            height: 100%;</w:delText>
        </w:r>
        <w:r w:rsidRPr="00592CDD">
          <w:rPr>
            <w:color w:val="BCBEC4"/>
            <w:lang w:val="en-US"/>
          </w:rPr>
          <w:br/>
          <w:delText xml:space="preserve">            object-fit: cover;</w:delText>
        </w:r>
        <w:r w:rsidRPr="00592CDD">
          <w:rPr>
            <w:color w:val="BCBEC4"/>
            <w:lang w:val="en-US"/>
          </w:rPr>
          <w:br/>
          <w:delText xml:space="preserve">            transition: transform 0.3s;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.product-image img:hover {</w:delText>
        </w:r>
        <w:r w:rsidRPr="00592CDD">
          <w:rPr>
            <w:color w:val="BCBEC4"/>
            <w:lang w:val="en-US"/>
          </w:rPr>
          <w:br/>
          <w:delText xml:space="preserve">            transform: scale(1.05);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.product-info {</w:delText>
        </w:r>
        <w:r w:rsidRPr="00592CDD">
          <w:rPr>
            <w:color w:val="BCBEC4"/>
            <w:lang w:val="en-US"/>
          </w:rPr>
          <w:br/>
          <w:delText xml:space="preserve">            padding: 15px;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.product-title {</w:delText>
        </w:r>
        <w:r w:rsidRPr="00592CDD">
          <w:rPr>
            <w:color w:val="BCBEC4"/>
            <w:lang w:val="en-US"/>
          </w:rPr>
          <w:br/>
          <w:delText xml:space="preserve">            font-size: 18px;</w:delText>
        </w:r>
        <w:r w:rsidRPr="00592CDD">
          <w:rPr>
            <w:color w:val="BCBEC4"/>
            <w:lang w:val="en-US"/>
          </w:rPr>
          <w:br/>
          <w:delText xml:space="preserve">            font-weight: bold;</w:delText>
        </w:r>
        <w:r w:rsidRPr="00592CDD">
          <w:rPr>
            <w:color w:val="BCBEC4"/>
            <w:lang w:val="en-US"/>
          </w:rPr>
          <w:br/>
          <w:delText xml:space="preserve">            margin-bottom: 5px;</w:delText>
        </w:r>
        <w:r w:rsidRPr="00592CDD">
          <w:rPr>
            <w:color w:val="BCBEC4"/>
            <w:lang w:val="en-US"/>
          </w:rPr>
          <w:br/>
          <w:delText xml:space="preserve">            color: #333;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.product-article {</w:delText>
        </w:r>
        <w:r w:rsidRPr="00592CDD">
          <w:rPr>
            <w:color w:val="BCBEC4"/>
            <w:lang w:val="en-US"/>
          </w:rPr>
          <w:br/>
          <w:delText xml:space="preserve">            font-size: 12px;</w:delText>
        </w:r>
        <w:r w:rsidRPr="00592CDD">
          <w:rPr>
            <w:color w:val="BCBEC4"/>
            <w:lang w:val="en-US"/>
          </w:rPr>
          <w:br/>
          <w:delText xml:space="preserve">            color: #999;</w:delText>
        </w:r>
        <w:r w:rsidRPr="00592CDD">
          <w:rPr>
            <w:color w:val="BCBEC4"/>
            <w:lang w:val="en-US"/>
          </w:rPr>
          <w:br/>
          <w:delText xml:space="preserve">            margin-bottom: 10px;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.product-category {</w:delText>
        </w:r>
        <w:r w:rsidRPr="00592CDD">
          <w:rPr>
            <w:color w:val="BCBEC4"/>
            <w:lang w:val="en-US"/>
          </w:rPr>
          <w:br/>
          <w:delText xml:space="preserve">            display: inline-block;</w:delText>
        </w:r>
        <w:r w:rsidRPr="00592CDD">
          <w:rPr>
            <w:color w:val="BCBEC4"/>
            <w:lang w:val="en-US"/>
          </w:rPr>
          <w:br/>
          <w:delText xml:space="preserve">            background: #e0e0e0;</w:delText>
        </w:r>
        <w:r w:rsidRPr="00592CDD">
          <w:rPr>
            <w:color w:val="BCBEC4"/>
            <w:lang w:val="en-US"/>
          </w:rPr>
          <w:br/>
          <w:delText xml:space="preserve">            padding: 3px 10px;</w:delText>
        </w:r>
        <w:r w:rsidRPr="00592CDD">
          <w:rPr>
            <w:color w:val="BCBEC4"/>
            <w:lang w:val="en-US"/>
          </w:rPr>
          <w:br/>
          <w:delText xml:space="preserve">            border-radius: 15px;</w:delText>
        </w:r>
        <w:r w:rsidRPr="00592CDD">
          <w:rPr>
            <w:color w:val="BCBEC4"/>
            <w:lang w:val="en-US"/>
          </w:rPr>
          <w:br/>
          <w:delText xml:space="preserve">            font-size: 11px;</w:delText>
        </w:r>
        <w:r w:rsidRPr="00592CDD">
          <w:rPr>
            <w:color w:val="BCBEC4"/>
            <w:lang w:val="en-US"/>
          </w:rPr>
          <w:br/>
          <w:delText xml:space="preserve">            margin-bottom: 10px;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.product-price {</w:delText>
        </w:r>
        <w:r w:rsidRPr="00592CDD">
          <w:rPr>
            <w:color w:val="BCBEC4"/>
            <w:lang w:val="en-US"/>
          </w:rPr>
          <w:br/>
          <w:delText xml:space="preserve">            margin: 10px 0;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.old-price {</w:delText>
        </w:r>
        <w:r w:rsidRPr="00592CDD">
          <w:rPr>
            <w:color w:val="BCBEC4"/>
            <w:lang w:val="en-US"/>
          </w:rPr>
          <w:br/>
          <w:delText xml:space="preserve">            text-decoration: line-through;</w:delText>
        </w:r>
        <w:r w:rsidRPr="00592CDD">
          <w:rPr>
            <w:color w:val="BCBEC4"/>
            <w:lang w:val="en-US"/>
          </w:rPr>
          <w:br/>
          <w:delText xml:space="preserve">            color: #999;</w:delText>
        </w:r>
        <w:r w:rsidRPr="00592CDD">
          <w:rPr>
            <w:color w:val="BCBEC4"/>
            <w:lang w:val="en-US"/>
          </w:rPr>
          <w:br/>
          <w:delText xml:space="preserve">            font-size: 14px;</w:delText>
        </w:r>
        <w:r w:rsidRPr="00592CDD">
          <w:rPr>
            <w:color w:val="BCBEC4"/>
            <w:lang w:val="en-US"/>
          </w:rPr>
          <w:br/>
          <w:delText xml:space="preserve">            margin-right: 10px;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.current-price {</w:delText>
        </w:r>
        <w:r w:rsidRPr="00592CDD">
          <w:rPr>
            <w:color w:val="BCBEC4"/>
            <w:lang w:val="en-US"/>
          </w:rPr>
          <w:br/>
          <w:delText xml:space="preserve">            font-size: 22px;</w:delText>
        </w:r>
        <w:r w:rsidRPr="00592CDD">
          <w:rPr>
            <w:color w:val="BCBEC4"/>
            <w:lang w:val="en-US"/>
          </w:rPr>
          <w:br/>
          <w:delText xml:space="preserve">            font-weight: bold;</w:delText>
        </w:r>
        <w:r w:rsidRPr="00592CDD">
          <w:rPr>
            <w:color w:val="BCBEC4"/>
            <w:lang w:val="en-US"/>
          </w:rPr>
          <w:br/>
          <w:delText xml:space="preserve">            color: #28a745;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.discount-badge {</w:delText>
        </w:r>
        <w:r w:rsidRPr="00592CDD">
          <w:rPr>
            <w:color w:val="BCBEC4"/>
            <w:lang w:val="en-US"/>
          </w:rPr>
          <w:br/>
          <w:delText xml:space="preserve">            background: #dc3545;</w:delText>
        </w:r>
        <w:r w:rsidRPr="00592CDD">
          <w:rPr>
            <w:color w:val="BCBEC4"/>
            <w:lang w:val="en-US"/>
          </w:rPr>
          <w:br/>
          <w:delText xml:space="preserve">            color: white;</w:delText>
        </w:r>
        <w:r w:rsidRPr="00592CDD">
          <w:rPr>
            <w:color w:val="BCBEC4"/>
            <w:lang w:val="en-US"/>
          </w:rPr>
          <w:br/>
          <w:delText xml:space="preserve">            padding: 3px 8px;</w:delText>
        </w:r>
        <w:r w:rsidRPr="00592CDD">
          <w:rPr>
            <w:color w:val="BCBEC4"/>
            <w:lang w:val="en-US"/>
          </w:rPr>
          <w:br/>
          <w:delText xml:space="preserve">            border-radius: 12px;</w:delText>
        </w:r>
        <w:r w:rsidRPr="00592CDD">
          <w:rPr>
            <w:color w:val="BCBEC4"/>
            <w:lang w:val="en-US"/>
          </w:rPr>
          <w:br/>
          <w:delText xml:space="preserve">            font-size: 11px;</w:delText>
        </w:r>
        <w:r w:rsidRPr="00592CDD">
          <w:rPr>
            <w:color w:val="BCBEC4"/>
            <w:lang w:val="en-US"/>
          </w:rPr>
          <w:br/>
          <w:delText xml:space="preserve">            margin-left: 10px;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.stock-status {</w:delText>
        </w:r>
        <w:r w:rsidRPr="00592CDD">
          <w:rPr>
            <w:color w:val="BCBEC4"/>
            <w:lang w:val="en-US"/>
          </w:rPr>
          <w:br/>
          <w:delText xml:space="preserve">            margin: 10px 0;</w:delText>
        </w:r>
        <w:r w:rsidRPr="00592CDD">
          <w:rPr>
            <w:color w:val="BCBEC4"/>
            <w:lang w:val="en-US"/>
          </w:rPr>
          <w:br/>
          <w:delText xml:space="preserve">            font-size: 13px;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.in-stock {</w:delText>
        </w:r>
        <w:r w:rsidRPr="00592CDD">
          <w:rPr>
            <w:color w:val="BCBEC4"/>
            <w:lang w:val="en-US"/>
          </w:rPr>
          <w:br/>
          <w:delText xml:space="preserve">            color: #28a745;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.out-of-stock {</w:delText>
        </w:r>
        <w:r w:rsidRPr="00592CDD">
          <w:rPr>
            <w:color w:val="BCBEC4"/>
            <w:lang w:val="en-US"/>
          </w:rPr>
          <w:br/>
          <w:delText xml:space="preserve">            color: #dc3545;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.product-about {</w:delText>
        </w:r>
        <w:r w:rsidRPr="00592CDD">
          <w:rPr>
            <w:color w:val="BCBEC4"/>
            <w:lang w:val="en-US"/>
          </w:rPr>
          <w:br/>
          <w:delText xml:space="preserve">            font-size: 12px;</w:delText>
        </w:r>
        <w:r w:rsidRPr="00592CDD">
          <w:rPr>
            <w:color w:val="BCBEC4"/>
            <w:lang w:val="en-US"/>
          </w:rPr>
          <w:br/>
          <w:delText xml:space="preserve">            color: #666;</w:delText>
        </w:r>
        <w:r w:rsidRPr="00592CDD">
          <w:rPr>
            <w:color w:val="BCBEC4"/>
            <w:lang w:val="en-US"/>
          </w:rPr>
          <w:br/>
          <w:delText xml:space="preserve">            margin: 10px 0;</w:delText>
        </w:r>
        <w:r w:rsidRPr="00592CDD">
          <w:rPr>
            <w:color w:val="BCBEC4"/>
            <w:lang w:val="en-US"/>
          </w:rPr>
          <w:br/>
          <w:delText xml:space="preserve">            line-height: 1.4;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.buy-btn {</w:delText>
        </w:r>
        <w:r w:rsidRPr="00592CDD">
          <w:rPr>
            <w:color w:val="BCBEC4"/>
            <w:lang w:val="en-US"/>
          </w:rPr>
          <w:br/>
          <w:delText xml:space="preserve">            width: 100%;</w:delText>
        </w:r>
        <w:r w:rsidRPr="00592CDD">
          <w:rPr>
            <w:color w:val="BCBEC4"/>
            <w:lang w:val="en-US"/>
          </w:rPr>
          <w:br/>
          <w:delText xml:space="preserve">            padding: 10px;</w:delText>
        </w:r>
        <w:r w:rsidRPr="00592CDD">
          <w:rPr>
            <w:color w:val="BCBEC4"/>
            <w:lang w:val="en-US"/>
          </w:rPr>
          <w:br/>
          <w:delText xml:space="preserve">            border: none;</w:delText>
        </w:r>
        <w:r w:rsidRPr="00592CDD">
          <w:rPr>
            <w:color w:val="BCBEC4"/>
            <w:lang w:val="en-US"/>
          </w:rPr>
          <w:br/>
          <w:delText xml:space="preserve">            border-radius: 8px;</w:delText>
        </w:r>
        <w:r w:rsidRPr="00592CDD">
          <w:rPr>
            <w:color w:val="BCBEC4"/>
            <w:lang w:val="en-US"/>
          </w:rPr>
          <w:br/>
          <w:delText xml:space="preserve">            cursor: pointer;</w:delText>
        </w:r>
        <w:r w:rsidRPr="00592CDD">
          <w:rPr>
            <w:color w:val="BCBEC4"/>
            <w:lang w:val="en-US"/>
          </w:rPr>
          <w:br/>
          <w:delText xml:space="preserve">            font-size: 14px;</w:delText>
        </w:r>
        <w:r w:rsidRPr="00592CDD">
          <w:rPr>
            <w:color w:val="BCBEC4"/>
            <w:lang w:val="en-US"/>
          </w:rPr>
          <w:br/>
          <w:delText xml:space="preserve">            transition: background 0.3s;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.buy-btn:disabled {</w:delText>
        </w:r>
        <w:r w:rsidRPr="00592CDD">
          <w:rPr>
            <w:color w:val="BCBEC4"/>
            <w:lang w:val="en-US"/>
          </w:rPr>
          <w:br/>
          <w:delText xml:space="preserve">            background: #ccc;</w:delText>
        </w:r>
        <w:r w:rsidRPr="00592CDD">
          <w:rPr>
            <w:color w:val="BCBEC4"/>
            <w:lang w:val="en-US"/>
          </w:rPr>
          <w:br/>
          <w:delText xml:space="preserve">            cursor: not-allowed;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.stats {</w:delText>
        </w:r>
        <w:r w:rsidRPr="00592CDD">
          <w:rPr>
            <w:color w:val="BCBEC4"/>
            <w:lang w:val="en-US"/>
          </w:rPr>
          <w:br/>
          <w:delText xml:space="preserve">            display: grid;</w:delText>
        </w:r>
        <w:r w:rsidRPr="00592CDD">
          <w:rPr>
            <w:color w:val="BCBEC4"/>
            <w:lang w:val="en-US"/>
          </w:rPr>
          <w:br/>
          <w:delText xml:space="preserve">            grid-template-columns: repeat(auto-fit, minmax(150px, 1fr));</w:delText>
        </w:r>
        <w:r w:rsidRPr="00592CDD">
          <w:rPr>
            <w:color w:val="BCBEC4"/>
            <w:lang w:val="en-US"/>
          </w:rPr>
          <w:br/>
          <w:delText xml:space="preserve">            gap: 20px;</w:delText>
        </w:r>
        <w:r w:rsidRPr="00592CDD">
          <w:rPr>
            <w:color w:val="BCBEC4"/>
            <w:lang w:val="en-US"/>
          </w:rPr>
          <w:br/>
          <w:delText xml:space="preserve">            margin-bottom: 30px;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.stat-card {</w:delText>
        </w:r>
        <w:r w:rsidRPr="00592CDD">
          <w:rPr>
            <w:color w:val="BCBEC4"/>
            <w:lang w:val="en-US"/>
          </w:rPr>
          <w:br/>
          <w:delText xml:space="preserve">            background: white;</w:delText>
        </w:r>
        <w:r w:rsidRPr="00592CDD">
          <w:rPr>
            <w:color w:val="BCBEC4"/>
            <w:lang w:val="en-US"/>
          </w:rPr>
          <w:br/>
          <w:delText xml:space="preserve">            padding: 20px;</w:delText>
        </w:r>
        <w:r w:rsidRPr="00592CDD">
          <w:rPr>
            <w:color w:val="BCBEC4"/>
            <w:lang w:val="en-US"/>
          </w:rPr>
          <w:br/>
          <w:delText xml:space="preserve">            border-radius: 12px;</w:delText>
        </w:r>
        <w:r w:rsidRPr="00592CDD">
          <w:rPr>
            <w:color w:val="BCBEC4"/>
            <w:lang w:val="en-US"/>
          </w:rPr>
          <w:br/>
          <w:delText xml:space="preserve">            text-align: center;</w:delText>
        </w:r>
        <w:r w:rsidRPr="00592CDD">
          <w:rPr>
            <w:color w:val="BCBEC4"/>
            <w:lang w:val="en-US"/>
          </w:rPr>
          <w:br/>
          <w:delText xml:space="preserve">            box-shadow: 0 2px 5px rgba(0,0,0,0.05);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.stat-card h3 {</w:delText>
        </w:r>
        <w:r w:rsidRPr="00592CDD">
          <w:rPr>
            <w:color w:val="BCBEC4"/>
            <w:lang w:val="en-US"/>
          </w:rPr>
          <w:br/>
          <w:delText xml:space="preserve">            color: #666;</w:delText>
        </w:r>
        <w:r w:rsidRPr="00592CDD">
          <w:rPr>
            <w:color w:val="BCBEC4"/>
            <w:lang w:val="en-US"/>
          </w:rPr>
          <w:br/>
          <w:delText xml:space="preserve">            font-size: 14px;</w:delText>
        </w:r>
        <w:r w:rsidRPr="00592CDD">
          <w:rPr>
            <w:color w:val="BCBEC4"/>
            <w:lang w:val="en-US"/>
          </w:rPr>
          <w:br/>
          <w:delText xml:space="preserve">            margin-bottom: 10px;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.stat-number {</w:delText>
        </w:r>
        <w:r w:rsidRPr="00592CDD">
          <w:rPr>
            <w:color w:val="BCBEC4"/>
            <w:lang w:val="en-US"/>
          </w:rPr>
          <w:br/>
          <w:delText xml:space="preserve">            font-size: 32px;</w:delText>
        </w:r>
        <w:r w:rsidRPr="00592CDD">
          <w:rPr>
            <w:color w:val="BCBEC4"/>
            <w:lang w:val="en-US"/>
          </w:rPr>
          <w:br/>
          <w:delText xml:space="preserve">            font-weight: bold;</w:delText>
        </w:r>
        <w:r w:rsidRPr="00592CDD">
          <w:rPr>
            <w:color w:val="BCBEC4"/>
            <w:lang w:val="en-US"/>
          </w:rPr>
          <w:br/>
          <w:delText xml:space="preserve">            color: #00FA9A;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footer {</w:delText>
        </w:r>
        <w:r w:rsidRPr="00592CDD">
          <w:rPr>
            <w:color w:val="BCBEC4"/>
            <w:lang w:val="en-US"/>
          </w:rPr>
          <w:br/>
          <w:delText xml:space="preserve">            text-align: center;</w:delText>
        </w:r>
        <w:r w:rsidRPr="00592CDD">
          <w:rPr>
            <w:color w:val="BCBEC4"/>
            <w:lang w:val="en-US"/>
          </w:rPr>
          <w:br/>
          <w:delText xml:space="preserve">            padding: 20px;</w:delText>
        </w:r>
        <w:r w:rsidRPr="00592CDD">
          <w:rPr>
            <w:color w:val="BCBEC4"/>
            <w:lang w:val="en-US"/>
          </w:rPr>
          <w:br/>
          <w:delText xml:space="preserve">            background: #333;</w:delText>
        </w:r>
        <w:r w:rsidRPr="00592CDD">
          <w:rPr>
            <w:color w:val="BCBEC4"/>
            <w:lang w:val="en-US"/>
          </w:rPr>
          <w:br/>
          <w:delText xml:space="preserve">            color: white;</w:delText>
        </w:r>
        <w:r w:rsidRPr="00592CDD">
          <w:rPr>
            <w:color w:val="BCBEC4"/>
            <w:lang w:val="en-US"/>
          </w:rPr>
          <w:br/>
          <w:delText xml:space="preserve">            margin-top: 40px;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@media (max-width: 768px) {</w:delText>
        </w:r>
        <w:r w:rsidRPr="00592CDD">
          <w:rPr>
            <w:color w:val="BCBEC4"/>
            <w:lang w:val="en-US"/>
          </w:rPr>
          <w:br/>
          <w:delText xml:space="preserve">            .products-grid {</w:delText>
        </w:r>
        <w:r w:rsidRPr="00592CDD">
          <w:rPr>
            <w:color w:val="BCBEC4"/>
            <w:lang w:val="en-US"/>
          </w:rPr>
          <w:br/>
          <w:delText xml:space="preserve">                grid-template-columns: repeat(auto-fill, minmax(250px, 1fr));</w:delText>
        </w:r>
        <w:r w:rsidRPr="00592CDD">
          <w:rPr>
            <w:color w:val="BCBEC4"/>
            <w:lang w:val="en-US"/>
          </w:rPr>
          <w:br/>
          <w:delText xml:space="preserve">    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    .search-bar {</w:delText>
        </w:r>
        <w:r w:rsidRPr="00592CDD">
          <w:rPr>
            <w:color w:val="BCBEC4"/>
            <w:lang w:val="en-US"/>
          </w:rPr>
          <w:br/>
          <w:delText xml:space="preserve">                flex-direction: column;</w:delText>
        </w:r>
        <w:r w:rsidRPr="00592CDD">
          <w:rPr>
            <w:color w:val="BCBEC4"/>
            <w:lang w:val="en-US"/>
          </w:rPr>
          <w:br/>
          <w:delText xml:space="preserve">    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    .search-input, .filter-select, .sort-select {</w:delText>
        </w:r>
        <w:r w:rsidRPr="00592CDD">
          <w:rPr>
            <w:color w:val="BCBEC4"/>
            <w:lang w:val="en-US"/>
          </w:rPr>
          <w:br/>
          <w:delText xml:space="preserve">                width: 100%;</w:delText>
        </w:r>
        <w:r w:rsidRPr="00592CDD">
          <w:rPr>
            <w:color w:val="BCBEC4"/>
            <w:lang w:val="en-US"/>
          </w:rPr>
          <w:br/>
          <w:delText xml:space="preserve">            }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  <w:delText xml:space="preserve">    </w:delText>
        </w:r>
        <w:r w:rsidRPr="00592CDD">
          <w:rPr>
            <w:color w:val="D5B778"/>
            <w:lang w:val="en-US"/>
          </w:rPr>
          <w:delText>&lt;/style&gt;</w:delText>
        </w:r>
        <w:r w:rsidRPr="00592CDD">
          <w:rPr>
            <w:color w:val="D5B778"/>
            <w:lang w:val="en-US"/>
          </w:rPr>
          <w:br/>
          <w:delText>&lt;/head&gt;</w:delText>
        </w:r>
        <w:r w:rsidRPr="00592CDD">
          <w:rPr>
            <w:color w:val="D5B778"/>
            <w:lang w:val="en-US"/>
          </w:rPr>
          <w:br/>
          <w:delText>&lt;body&gt;</w:delText>
        </w:r>
        <w:r w:rsidRPr="00592CDD">
          <w:rPr>
            <w:color w:val="D5B778"/>
            <w:lang w:val="en-US"/>
          </w:rPr>
          <w:br/>
          <w:delText xml:space="preserve">    &lt;div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>="header"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&lt;div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>="container"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&lt;div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>="header-content"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    &lt;div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>="logo"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        &lt;h1&gt;</w:delText>
        </w:r>
        <w:r>
          <w:rPr>
            <w:rFonts w:ascii="Segoe UI Emoji" w:hAnsi="Segoe UI Emoji" w:cs="Segoe UI Emoji"/>
            <w:color w:val="BCBEC4"/>
          </w:rPr>
          <w:delText>👟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ООО</w:delText>
        </w:r>
        <w:r w:rsidRPr="00592CDD">
          <w:rPr>
            <w:color w:val="BCBEC4"/>
            <w:lang w:val="en-US"/>
          </w:rPr>
          <w:delText xml:space="preserve"> "</w:delText>
        </w:r>
        <w:r>
          <w:rPr>
            <w:color w:val="BCBEC4"/>
          </w:rPr>
          <w:delText>Обувь</w:delText>
        </w:r>
        <w:r w:rsidRPr="00592CDD">
          <w:rPr>
            <w:color w:val="BCBEC4"/>
            <w:lang w:val="en-US"/>
          </w:rPr>
          <w:delText>"</w:delText>
        </w:r>
        <w:r w:rsidRPr="00592CDD">
          <w:rPr>
            <w:color w:val="D5B778"/>
            <w:lang w:val="en-US"/>
          </w:rPr>
          <w:delText>&lt;/h1&gt;</w:delText>
        </w:r>
        <w:r w:rsidRPr="00592CDD">
          <w:rPr>
            <w:color w:val="D5B778"/>
            <w:lang w:val="en-US"/>
          </w:rPr>
          <w:br/>
          <w:delText xml:space="preserve">                    &lt;p&gt;</w:delText>
        </w:r>
        <w:r>
          <w:rPr>
            <w:color w:val="BCBEC4"/>
          </w:rPr>
          <w:delText>Магазин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качественной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обуви</w:delText>
        </w:r>
        <w:r w:rsidRPr="00592CDD">
          <w:rPr>
            <w:color w:val="D5B778"/>
            <w:lang w:val="en-US"/>
          </w:rPr>
          <w:delText>&lt;/p&gt;</w:delText>
        </w:r>
        <w:r w:rsidRPr="00592CDD">
          <w:rPr>
            <w:color w:val="D5B778"/>
            <w:lang w:val="en-US"/>
          </w:rPr>
          <w:br/>
          <w:delText xml:space="preserve">                &lt;/div&gt;</w:delText>
        </w:r>
        <w:r w:rsidRPr="00592CDD">
          <w:rPr>
            <w:color w:val="D5B778"/>
            <w:lang w:val="en-US"/>
          </w:rPr>
          <w:br/>
          <w:delText xml:space="preserve">                &lt;div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>="user-info"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        &lt;div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>="user-name"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BCBEC4"/>
            <w:lang w:val="en-US"/>
          </w:rPr>
          <w:delText>{{ user_fio|default:"</w:delText>
        </w:r>
        <w:r>
          <w:rPr>
            <w:color w:val="BCBEC4"/>
          </w:rPr>
          <w:delText>Гость</w:delText>
        </w:r>
        <w:r w:rsidRPr="00592CDD">
          <w:rPr>
            <w:color w:val="BCBEC4"/>
            <w:lang w:val="en-US"/>
          </w:rPr>
          <w:delText>" }}</w:delText>
        </w:r>
        <w:r w:rsidRPr="00592CDD">
          <w:rPr>
            <w:color w:val="D5B778"/>
            <w:lang w:val="en-US"/>
          </w:rPr>
          <w:delText>&lt;/div&gt;</w:delText>
        </w:r>
        <w:r w:rsidRPr="00592CDD">
          <w:rPr>
            <w:color w:val="D5B778"/>
            <w:lang w:val="en-US"/>
          </w:rPr>
          <w:br/>
          <w:delText xml:space="preserve">                    &lt;div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>="user-role"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            </w:delText>
        </w:r>
        <w:r w:rsidRPr="00592CDD">
          <w:rPr>
            <w:color w:val="BCBEC4"/>
            <w:lang w:val="en-US"/>
          </w:rPr>
          <w:delText>{% if is_admin %}</w:delText>
        </w:r>
        <w:r>
          <w:rPr>
            <w:rFonts w:ascii="Segoe UI Emoji" w:hAnsi="Segoe UI Emoji" w:cs="Segoe UI Emoji"/>
            <w:color w:val="BCBEC4"/>
          </w:rPr>
          <w:delText>👑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Администратор</w:delText>
        </w:r>
        <w:r w:rsidRPr="00592CDD">
          <w:rPr>
            <w:color w:val="BCBEC4"/>
            <w:lang w:val="en-US"/>
          </w:rPr>
          <w:br/>
          <w:delText xml:space="preserve">                        {% elif is_manager %}</w:delText>
        </w:r>
        <w:r>
          <w:rPr>
            <w:rFonts w:ascii="Segoe UI Emoji" w:hAnsi="Segoe UI Emoji" w:cs="Segoe UI Emoji"/>
            <w:color w:val="BCBEC4"/>
          </w:rPr>
          <w:delText>📊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Менеджер</w:delText>
        </w:r>
        <w:r w:rsidRPr="00592CDD">
          <w:rPr>
            <w:color w:val="BCBEC4"/>
            <w:lang w:val="en-US"/>
          </w:rPr>
          <w:br/>
          <w:delText xml:space="preserve">                        {% elif is_client %}</w:delText>
        </w:r>
        <w:r>
          <w:rPr>
            <w:rFonts w:ascii="Segoe UI Emoji" w:hAnsi="Segoe UI Emoji" w:cs="Segoe UI Emoji"/>
            <w:color w:val="BCBEC4"/>
          </w:rPr>
          <w:delText>👤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Клиент</w:delText>
        </w:r>
        <w:r w:rsidRPr="00592CDD">
          <w:rPr>
            <w:color w:val="BCBEC4"/>
            <w:lang w:val="en-US"/>
          </w:rPr>
          <w:br/>
          <w:delText xml:space="preserve">                        {% else %}</w:delText>
        </w:r>
        <w:r>
          <w:rPr>
            <w:rFonts w:ascii="Segoe UI Emoji" w:hAnsi="Segoe UI Emoji" w:cs="Segoe UI Emoji"/>
            <w:color w:val="BCBEC4"/>
          </w:rPr>
          <w:delText>👤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Гость</w:delText>
        </w:r>
        <w:r w:rsidRPr="00592CDD">
          <w:rPr>
            <w:color w:val="BCBEC4"/>
            <w:lang w:val="en-US"/>
          </w:rPr>
          <w:delText>{% endif %}</w:delText>
        </w:r>
        <w:r w:rsidRPr="00592CDD">
          <w:rPr>
            <w:color w:val="BCBEC4"/>
            <w:lang w:val="en-US"/>
          </w:rPr>
          <w:br/>
          <w:delText xml:space="preserve">                    </w:delText>
        </w:r>
        <w:r w:rsidRPr="00592CDD">
          <w:rPr>
            <w:color w:val="D5B778"/>
            <w:lang w:val="en-US"/>
          </w:rPr>
          <w:delText>&lt;/div&gt;</w:delText>
        </w:r>
        <w:r w:rsidRPr="00592CDD">
          <w:rPr>
            <w:color w:val="D5B778"/>
            <w:lang w:val="en-US"/>
          </w:rPr>
          <w:br/>
          <w:delText xml:space="preserve">                    </w:delText>
        </w:r>
        <w:r w:rsidRPr="00592CDD">
          <w:rPr>
            <w:color w:val="BCBEC4"/>
            <w:lang w:val="en-US"/>
          </w:rPr>
          <w:delText>{% if is_guest or not user_role %}</w:delText>
        </w:r>
        <w:r w:rsidRPr="00592CDD">
          <w:rPr>
            <w:color w:val="BCBEC4"/>
            <w:lang w:val="en-US"/>
          </w:rPr>
          <w:br/>
          <w:delText xml:space="preserve">                        </w:delText>
        </w:r>
        <w:r w:rsidRPr="00592CDD">
          <w:rPr>
            <w:color w:val="D5B778"/>
            <w:lang w:val="en-US"/>
          </w:rPr>
          <w:delText xml:space="preserve">&lt;a </w:delText>
        </w:r>
        <w:r w:rsidRPr="00592CDD">
          <w:rPr>
            <w:color w:val="BABABA"/>
            <w:lang w:val="en-US"/>
          </w:rPr>
          <w:delText>href</w:delText>
        </w:r>
        <w:r w:rsidRPr="00592CDD">
          <w:rPr>
            <w:color w:val="6AAB73"/>
            <w:lang w:val="en-US"/>
          </w:rPr>
          <w:delText xml:space="preserve">="{% url 'login' %}"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>="auth-btn login-btn"</w:delText>
        </w:r>
        <w:r w:rsidRPr="00592CDD">
          <w:rPr>
            <w:color w:val="D5B778"/>
            <w:lang w:val="en-US"/>
          </w:rPr>
          <w:delText>&gt;</w:delText>
        </w:r>
        <w:r>
          <w:rPr>
            <w:rFonts w:ascii="Segoe UI Emoji" w:hAnsi="Segoe UI Emoji" w:cs="Segoe UI Emoji"/>
            <w:color w:val="BCBEC4"/>
          </w:rPr>
          <w:delText>🔑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Войти</w:delText>
        </w:r>
        <w:r w:rsidRPr="00592CDD">
          <w:rPr>
            <w:color w:val="D5B778"/>
            <w:lang w:val="en-US"/>
          </w:rPr>
          <w:delText>&lt;/a&gt;</w:delText>
        </w:r>
        <w:r w:rsidRPr="00592CDD">
          <w:rPr>
            <w:color w:val="D5B778"/>
            <w:lang w:val="en-US"/>
          </w:rPr>
          <w:br/>
          <w:delText xml:space="preserve">                    </w:delText>
        </w:r>
        <w:r w:rsidRPr="00592CDD">
          <w:rPr>
            <w:color w:val="BCBEC4"/>
            <w:lang w:val="en-US"/>
          </w:rPr>
          <w:delText>{% else %}</w:delText>
        </w:r>
        <w:r w:rsidRPr="00592CDD">
          <w:rPr>
            <w:color w:val="BCBEC4"/>
            <w:lang w:val="en-US"/>
          </w:rPr>
          <w:br/>
          <w:delText xml:space="preserve">                        </w:delText>
        </w:r>
        <w:r w:rsidRPr="00592CDD">
          <w:rPr>
            <w:color w:val="D5B778"/>
            <w:lang w:val="en-US"/>
          </w:rPr>
          <w:delText xml:space="preserve">&lt;a </w:delText>
        </w:r>
        <w:r w:rsidRPr="00592CDD">
          <w:rPr>
            <w:color w:val="BABABA"/>
            <w:lang w:val="en-US"/>
          </w:rPr>
          <w:delText>href</w:delText>
        </w:r>
        <w:r w:rsidRPr="00592CDD">
          <w:rPr>
            <w:color w:val="6AAB73"/>
            <w:lang w:val="en-US"/>
          </w:rPr>
          <w:delText xml:space="preserve">="{% url 'logout' %}"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>="auth-btn"</w:delText>
        </w:r>
        <w:r w:rsidRPr="00592CDD">
          <w:rPr>
            <w:color w:val="D5B778"/>
            <w:lang w:val="en-US"/>
          </w:rPr>
          <w:delText>&gt;</w:delText>
        </w:r>
        <w:r>
          <w:rPr>
            <w:rFonts w:ascii="Segoe UI Emoji" w:hAnsi="Segoe UI Emoji" w:cs="Segoe UI Emoji"/>
            <w:color w:val="BCBEC4"/>
          </w:rPr>
          <w:delText>🚪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Выйти</w:delText>
        </w:r>
        <w:r w:rsidRPr="00592CDD">
          <w:rPr>
            <w:color w:val="D5B778"/>
            <w:lang w:val="en-US"/>
          </w:rPr>
          <w:delText>&lt;/a&gt;</w:delText>
        </w:r>
        <w:r w:rsidRPr="00592CDD">
          <w:rPr>
            <w:color w:val="D5B778"/>
            <w:lang w:val="en-US"/>
          </w:rPr>
          <w:br/>
          <w:delText xml:space="preserve">                    </w:delText>
        </w:r>
        <w:r w:rsidRPr="00592CDD">
          <w:rPr>
            <w:color w:val="BCBEC4"/>
            <w:lang w:val="en-US"/>
          </w:rPr>
          <w:delText>{% endif %}</w:delText>
        </w:r>
        <w:r w:rsidRPr="00592CDD">
          <w:rPr>
            <w:color w:val="BCBEC4"/>
            <w:lang w:val="en-US"/>
          </w:rPr>
          <w:br/>
          <w:delText xml:space="preserve">                </w:delText>
        </w:r>
        <w:r w:rsidRPr="00592CDD">
          <w:rPr>
            <w:color w:val="D5B778"/>
            <w:lang w:val="en-US"/>
          </w:rPr>
          <w:delText>&lt;/div&gt;</w:delText>
        </w:r>
        <w:r w:rsidRPr="00592CDD">
          <w:rPr>
            <w:color w:val="D5B778"/>
            <w:lang w:val="en-US"/>
          </w:rPr>
          <w:br/>
          <w:delText xml:space="preserve">            &lt;/div&gt;</w:delText>
        </w:r>
        <w:r w:rsidRPr="00592CDD">
          <w:rPr>
            <w:color w:val="D5B778"/>
            <w:lang w:val="en-US"/>
          </w:rPr>
          <w:br/>
          <w:delText xml:space="preserve">        &lt;/div&gt;</w:delText>
        </w:r>
        <w:r w:rsidRPr="00592CDD">
          <w:rPr>
            <w:color w:val="D5B778"/>
            <w:lang w:val="en-US"/>
          </w:rPr>
          <w:br/>
          <w:delText xml:space="preserve">    &lt;/div&gt;</w:delText>
        </w:r>
        <w:r w:rsidRPr="00592CDD">
          <w:rPr>
            <w:color w:val="D5B778"/>
            <w:lang w:val="en-US"/>
          </w:rPr>
          <w:br/>
        </w:r>
        <w:r w:rsidRPr="00592CDD">
          <w:rPr>
            <w:color w:val="D5B778"/>
            <w:lang w:val="en-US"/>
          </w:rPr>
          <w:br/>
          <w:delText xml:space="preserve">    &lt;div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>="container"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</w:delText>
        </w:r>
        <w:r w:rsidRPr="00592CDD">
          <w:rPr>
            <w:color w:val="7A7E85"/>
            <w:lang w:val="en-US"/>
          </w:rPr>
          <w:delText xml:space="preserve">&lt;!-- </w:delText>
        </w:r>
        <w:r>
          <w:rPr>
            <w:color w:val="7A7E85"/>
          </w:rPr>
          <w:delText>Статистика</w:delText>
        </w:r>
        <w:r w:rsidRPr="00592CDD">
          <w:rPr>
            <w:color w:val="7A7E85"/>
            <w:lang w:val="en-US"/>
          </w:rPr>
          <w:delText xml:space="preserve"> </w:delText>
        </w:r>
        <w:r>
          <w:rPr>
            <w:color w:val="7A7E85"/>
          </w:rPr>
          <w:delText>видна</w:delText>
        </w:r>
        <w:r w:rsidRPr="00592CDD">
          <w:rPr>
            <w:color w:val="7A7E85"/>
            <w:lang w:val="en-US"/>
          </w:rPr>
          <w:delText xml:space="preserve"> </w:delText>
        </w:r>
        <w:r>
          <w:rPr>
            <w:color w:val="7A7E85"/>
          </w:rPr>
          <w:delText>всем</w:delText>
        </w:r>
        <w:r w:rsidRPr="00592CDD">
          <w:rPr>
            <w:color w:val="7A7E85"/>
            <w:lang w:val="en-US"/>
          </w:rPr>
          <w:delText xml:space="preserve"> --&gt;</w:delText>
        </w:r>
        <w:r w:rsidRPr="00592CDD">
          <w:rPr>
            <w:color w:val="7A7E85"/>
            <w:lang w:val="en-US"/>
          </w:rPr>
          <w:br/>
          <w:delText xml:space="preserve">        </w:delText>
        </w:r>
        <w:r w:rsidRPr="00592CDD">
          <w:rPr>
            <w:color w:val="D5B778"/>
            <w:lang w:val="en-US"/>
          </w:rPr>
          <w:delText xml:space="preserve">&lt;div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>="stats"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&lt;div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>="stat-card"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    &lt;h3&gt;</w:delText>
        </w:r>
        <w:r>
          <w:rPr>
            <w:rFonts w:ascii="Segoe UI Emoji" w:hAnsi="Segoe UI Emoji" w:cs="Segoe UI Emoji"/>
            <w:color w:val="BCBEC4"/>
          </w:rPr>
          <w:delText>👟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Всего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товаров</w:delText>
        </w:r>
        <w:r w:rsidRPr="00592CDD">
          <w:rPr>
            <w:color w:val="D5B778"/>
            <w:lang w:val="en-US"/>
          </w:rPr>
          <w:delText>&lt;/h3&gt;</w:delText>
        </w:r>
        <w:r w:rsidRPr="00592CDD">
          <w:rPr>
            <w:color w:val="D5B778"/>
            <w:lang w:val="en-US"/>
          </w:rPr>
          <w:br/>
          <w:delText xml:space="preserve">                &lt;div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>="stat-number"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BCBEC4"/>
            <w:lang w:val="en-US"/>
          </w:rPr>
          <w:delText>{{ tovars|length }}</w:delText>
        </w:r>
        <w:r w:rsidRPr="00592CDD">
          <w:rPr>
            <w:color w:val="D5B778"/>
            <w:lang w:val="en-US"/>
          </w:rPr>
          <w:delText>&lt;/div&gt;</w:delText>
        </w:r>
        <w:r w:rsidRPr="00592CDD">
          <w:rPr>
            <w:color w:val="D5B778"/>
            <w:lang w:val="en-US"/>
          </w:rPr>
          <w:br/>
          <w:delText xml:space="preserve">            &lt;/div&gt;</w:delText>
        </w:r>
        <w:r w:rsidRPr="00592CDD">
          <w:rPr>
            <w:color w:val="D5B778"/>
            <w:lang w:val="en-US"/>
          </w:rPr>
          <w:br/>
          <w:delText xml:space="preserve">            &lt;div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>="stat-card"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    &lt;h3&gt;</w:delText>
        </w:r>
        <w:r w:rsidRPr="00592CDD">
          <w:rPr>
            <w:rFonts w:ascii="Segoe UI Emoji" w:hAnsi="Segoe UI Emoji" w:cs="Segoe UI Emoji"/>
            <w:color w:val="BCBEC4"/>
            <w:lang w:val="en-US"/>
          </w:rPr>
          <w:delText>✅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В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наличии</w:delText>
        </w:r>
        <w:r w:rsidRPr="00592CDD">
          <w:rPr>
            <w:color w:val="D5B778"/>
            <w:lang w:val="en-US"/>
          </w:rPr>
          <w:delText>&lt;/h3&gt;</w:delText>
        </w:r>
        <w:r w:rsidRPr="00592CDD">
          <w:rPr>
            <w:color w:val="D5B778"/>
            <w:lang w:val="en-US"/>
          </w:rPr>
          <w:br/>
          <w:delText xml:space="preserve">                &lt;div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 xml:space="preserve">="stat-number" </w:delText>
        </w:r>
        <w:r w:rsidRPr="00592CDD">
          <w:rPr>
            <w:color w:val="BABABA"/>
            <w:lang w:val="en-US"/>
          </w:rPr>
          <w:delText>id</w:delText>
        </w:r>
        <w:r w:rsidRPr="00592CDD">
          <w:rPr>
            <w:color w:val="6AAB73"/>
            <w:lang w:val="en-US"/>
          </w:rPr>
          <w:delText>="inStockCount"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BCBEC4"/>
            <w:lang w:val="en-US"/>
          </w:rPr>
          <w:delText>0</w:delText>
        </w:r>
        <w:r w:rsidRPr="00592CDD">
          <w:rPr>
            <w:color w:val="D5B778"/>
            <w:lang w:val="en-US"/>
          </w:rPr>
          <w:delText>&lt;/div&gt;</w:delText>
        </w:r>
        <w:r w:rsidRPr="00592CDD">
          <w:rPr>
            <w:color w:val="D5B778"/>
            <w:lang w:val="en-US"/>
          </w:rPr>
          <w:br/>
          <w:delText xml:space="preserve">            &lt;/div&gt;</w:delText>
        </w:r>
        <w:r w:rsidRPr="00592CDD">
          <w:rPr>
            <w:color w:val="D5B778"/>
            <w:lang w:val="en-US"/>
          </w:rPr>
          <w:br/>
          <w:delText xml:space="preserve">            &lt;div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>="stat-card"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    &lt;h3&gt;</w:delText>
        </w:r>
        <w:r>
          <w:rPr>
            <w:rFonts w:ascii="Segoe UI Emoji" w:hAnsi="Segoe UI Emoji" w:cs="Segoe UI Emoji"/>
            <w:color w:val="BCBEC4"/>
          </w:rPr>
          <w:delText>🎯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Со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скидкой</w:delText>
        </w:r>
        <w:r w:rsidRPr="00592CDD">
          <w:rPr>
            <w:color w:val="D5B778"/>
            <w:lang w:val="en-US"/>
          </w:rPr>
          <w:delText>&lt;/h3&gt;</w:delText>
        </w:r>
        <w:r w:rsidRPr="00592CDD">
          <w:rPr>
            <w:color w:val="D5B778"/>
            <w:lang w:val="en-US"/>
          </w:rPr>
          <w:br/>
          <w:delText xml:space="preserve">                &lt;div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 xml:space="preserve">="stat-number" </w:delText>
        </w:r>
        <w:r w:rsidRPr="00592CDD">
          <w:rPr>
            <w:color w:val="BABABA"/>
            <w:lang w:val="en-US"/>
          </w:rPr>
          <w:delText>id</w:delText>
        </w:r>
        <w:r w:rsidRPr="00592CDD">
          <w:rPr>
            <w:color w:val="6AAB73"/>
            <w:lang w:val="en-US"/>
          </w:rPr>
          <w:delText>="discountCount"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BCBEC4"/>
            <w:lang w:val="en-US"/>
          </w:rPr>
          <w:delText>0</w:delText>
        </w:r>
        <w:r w:rsidRPr="00592CDD">
          <w:rPr>
            <w:color w:val="D5B778"/>
            <w:lang w:val="en-US"/>
          </w:rPr>
          <w:delText>&lt;/div&gt;</w:delText>
        </w:r>
        <w:r w:rsidRPr="00592CDD">
          <w:rPr>
            <w:color w:val="D5B778"/>
            <w:lang w:val="en-US"/>
          </w:rPr>
          <w:br/>
          <w:delText xml:space="preserve">            &lt;/div&gt;</w:delText>
        </w:r>
        <w:r w:rsidRPr="00592CDD">
          <w:rPr>
            <w:color w:val="D5B778"/>
            <w:lang w:val="en-US"/>
          </w:rPr>
          <w:br/>
          <w:delText xml:space="preserve">        &lt;/div&gt;</w:delText>
        </w:r>
        <w:r w:rsidRPr="00592CDD">
          <w:rPr>
            <w:color w:val="D5B778"/>
            <w:lang w:val="en-US"/>
          </w:rPr>
          <w:br/>
        </w:r>
        <w:r w:rsidRPr="00592CDD">
          <w:rPr>
            <w:color w:val="D5B778"/>
            <w:lang w:val="en-US"/>
          </w:rPr>
          <w:br/>
          <w:delText xml:space="preserve">        </w:delText>
        </w:r>
        <w:r w:rsidRPr="00592CDD">
          <w:rPr>
            <w:color w:val="7A7E85"/>
            <w:lang w:val="en-US"/>
          </w:rPr>
          <w:delText xml:space="preserve">&lt;!-- </w:delText>
        </w:r>
        <w:r>
          <w:rPr>
            <w:color w:val="7A7E85"/>
          </w:rPr>
          <w:delText>Панель</w:delText>
        </w:r>
        <w:r w:rsidRPr="00592CDD">
          <w:rPr>
            <w:color w:val="7A7E85"/>
            <w:lang w:val="en-US"/>
          </w:rPr>
          <w:delText xml:space="preserve"> </w:delText>
        </w:r>
        <w:r>
          <w:rPr>
            <w:color w:val="7A7E85"/>
          </w:rPr>
          <w:delText>поиска</w:delText>
        </w:r>
        <w:r w:rsidRPr="00592CDD">
          <w:rPr>
            <w:color w:val="7A7E85"/>
            <w:lang w:val="en-US"/>
          </w:rPr>
          <w:delText xml:space="preserve"> </w:delText>
        </w:r>
        <w:r>
          <w:rPr>
            <w:color w:val="7A7E85"/>
          </w:rPr>
          <w:delText>и</w:delText>
        </w:r>
        <w:r w:rsidRPr="00592CDD">
          <w:rPr>
            <w:color w:val="7A7E85"/>
            <w:lang w:val="en-US"/>
          </w:rPr>
          <w:delText xml:space="preserve"> </w:delText>
        </w:r>
        <w:r>
          <w:rPr>
            <w:color w:val="7A7E85"/>
          </w:rPr>
          <w:delText>фильтров</w:delText>
        </w:r>
        <w:r w:rsidRPr="00592CDD">
          <w:rPr>
            <w:color w:val="7A7E85"/>
            <w:lang w:val="en-US"/>
          </w:rPr>
          <w:delText xml:space="preserve"> - </w:delText>
        </w:r>
        <w:r>
          <w:rPr>
            <w:color w:val="7A7E85"/>
          </w:rPr>
          <w:delText>ТОЛЬКО</w:delText>
        </w:r>
        <w:r w:rsidRPr="00592CDD">
          <w:rPr>
            <w:color w:val="7A7E85"/>
            <w:lang w:val="en-US"/>
          </w:rPr>
          <w:delText xml:space="preserve"> </w:delText>
        </w:r>
        <w:r>
          <w:rPr>
            <w:color w:val="7A7E85"/>
          </w:rPr>
          <w:delText>для</w:delText>
        </w:r>
        <w:r w:rsidRPr="00592CDD">
          <w:rPr>
            <w:color w:val="7A7E85"/>
            <w:lang w:val="en-US"/>
          </w:rPr>
          <w:delText xml:space="preserve"> </w:delText>
        </w:r>
        <w:r>
          <w:rPr>
            <w:color w:val="7A7E85"/>
          </w:rPr>
          <w:delText>менеджера</w:delText>
        </w:r>
        <w:r w:rsidRPr="00592CDD">
          <w:rPr>
            <w:color w:val="7A7E85"/>
            <w:lang w:val="en-US"/>
          </w:rPr>
          <w:delText>/</w:delText>
        </w:r>
        <w:r>
          <w:rPr>
            <w:color w:val="7A7E85"/>
          </w:rPr>
          <w:delText>админа</w:delText>
        </w:r>
        <w:r w:rsidRPr="00592CDD">
          <w:rPr>
            <w:color w:val="7A7E85"/>
            <w:lang w:val="en-US"/>
          </w:rPr>
          <w:delText xml:space="preserve"> --&gt;</w:delText>
        </w:r>
        <w:r w:rsidRPr="00592CDD">
          <w:rPr>
            <w:color w:val="7A7E85"/>
            <w:lang w:val="en-US"/>
          </w:rPr>
          <w:br/>
          <w:delText xml:space="preserve">        </w:delText>
        </w:r>
        <w:r w:rsidRPr="00592CDD">
          <w:rPr>
            <w:color w:val="BCBEC4"/>
            <w:lang w:val="en-US"/>
          </w:rPr>
          <w:delText>{% if is_manager or is_admin %}</w:delText>
        </w:r>
        <w:r w:rsidRPr="00592CDD">
          <w:rPr>
            <w:color w:val="BCBEC4"/>
            <w:lang w:val="en-US"/>
          </w:rPr>
          <w:br/>
          <w:delText xml:space="preserve">        </w:delText>
        </w:r>
        <w:r w:rsidRPr="00592CDD">
          <w:rPr>
            <w:color w:val="D5B778"/>
            <w:lang w:val="en-US"/>
          </w:rPr>
          <w:delText xml:space="preserve">&lt;div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>="search-bar"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&lt;input </w:delText>
        </w:r>
        <w:r w:rsidRPr="00592CDD">
          <w:rPr>
            <w:color w:val="BABABA"/>
            <w:lang w:val="en-US"/>
          </w:rPr>
          <w:delText>type</w:delText>
        </w:r>
        <w:r w:rsidRPr="00592CDD">
          <w:rPr>
            <w:color w:val="6AAB73"/>
            <w:lang w:val="en-US"/>
          </w:rPr>
          <w:delText xml:space="preserve">="text" </w:delText>
        </w:r>
        <w:r w:rsidRPr="00592CDD">
          <w:rPr>
            <w:color w:val="BABABA"/>
            <w:lang w:val="en-US"/>
          </w:rPr>
          <w:delText>id</w:delText>
        </w:r>
        <w:r w:rsidRPr="00592CDD">
          <w:rPr>
            <w:color w:val="6AAB73"/>
            <w:lang w:val="en-US"/>
          </w:rPr>
          <w:delText xml:space="preserve">="searchInput"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 xml:space="preserve">="search-input" </w:delText>
        </w:r>
        <w:r w:rsidRPr="00592CDD">
          <w:rPr>
            <w:color w:val="BABABA"/>
            <w:lang w:val="en-US"/>
          </w:rPr>
          <w:delText>placeholder</w:delText>
        </w:r>
        <w:r w:rsidRPr="00592CDD">
          <w:rPr>
            <w:color w:val="6AAB73"/>
            <w:lang w:val="en-US"/>
          </w:rPr>
          <w:delText>="</w:delText>
        </w:r>
        <w:r>
          <w:rPr>
            <w:rFonts w:ascii="Segoe UI Emoji" w:hAnsi="Segoe UI Emoji" w:cs="Segoe UI Emoji"/>
            <w:color w:val="6AAB73"/>
          </w:rPr>
          <w:delText>🔍</w:delText>
        </w:r>
        <w:r w:rsidRPr="00592CDD">
          <w:rPr>
            <w:color w:val="6AAB73"/>
            <w:lang w:val="en-US"/>
          </w:rPr>
          <w:delText xml:space="preserve"> </w:delText>
        </w:r>
        <w:r>
          <w:rPr>
            <w:color w:val="6AAB73"/>
          </w:rPr>
          <w:delText>Поиск</w:delText>
        </w:r>
        <w:r w:rsidRPr="00592CDD">
          <w:rPr>
            <w:color w:val="6AAB73"/>
            <w:lang w:val="en-US"/>
          </w:rPr>
          <w:delText xml:space="preserve"> </w:delText>
        </w:r>
        <w:r>
          <w:rPr>
            <w:color w:val="6AAB73"/>
          </w:rPr>
          <w:delText>товаров</w:delText>
        </w:r>
        <w:r w:rsidRPr="00592CDD">
          <w:rPr>
            <w:color w:val="6AAB73"/>
            <w:lang w:val="en-US"/>
          </w:rPr>
          <w:delText xml:space="preserve"> </w:delText>
        </w:r>
        <w:r>
          <w:rPr>
            <w:color w:val="6AAB73"/>
          </w:rPr>
          <w:delText>по</w:delText>
        </w:r>
        <w:r w:rsidRPr="00592CDD">
          <w:rPr>
            <w:color w:val="6AAB73"/>
            <w:lang w:val="en-US"/>
          </w:rPr>
          <w:delText xml:space="preserve"> </w:delText>
        </w:r>
        <w:r>
          <w:rPr>
            <w:color w:val="6AAB73"/>
          </w:rPr>
          <w:delText>названию</w:delText>
        </w:r>
        <w:r w:rsidRPr="00592CDD">
          <w:rPr>
            <w:color w:val="6AAB73"/>
            <w:lang w:val="en-US"/>
          </w:rPr>
          <w:delText xml:space="preserve">..." </w:delText>
        </w:r>
        <w:r w:rsidRPr="00592CDD">
          <w:rPr>
            <w:color w:val="BABABA"/>
            <w:lang w:val="en-US"/>
          </w:rPr>
          <w:delText>onkeyup</w:delText>
        </w:r>
        <w:r w:rsidRPr="00592CDD">
          <w:rPr>
            <w:color w:val="6AAB73"/>
            <w:lang w:val="en-US"/>
          </w:rPr>
          <w:delText>="filterProducts()"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&lt;select </w:delText>
        </w:r>
        <w:r w:rsidRPr="00592CDD">
          <w:rPr>
            <w:color w:val="BABABA"/>
            <w:lang w:val="en-US"/>
          </w:rPr>
          <w:delText>id</w:delText>
        </w:r>
        <w:r w:rsidRPr="00592CDD">
          <w:rPr>
            <w:color w:val="6AAB73"/>
            <w:lang w:val="en-US"/>
          </w:rPr>
          <w:delText xml:space="preserve">="categoryFilter"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 xml:space="preserve">="filter-select" </w:delText>
        </w:r>
        <w:r w:rsidRPr="00592CDD">
          <w:rPr>
            <w:color w:val="BABABA"/>
            <w:lang w:val="en-US"/>
          </w:rPr>
          <w:delText>onchange</w:delText>
        </w:r>
        <w:r w:rsidRPr="00592CDD">
          <w:rPr>
            <w:color w:val="6AAB73"/>
            <w:lang w:val="en-US"/>
          </w:rPr>
          <w:delText>="filterProducts()"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    &lt;option </w:delText>
        </w:r>
        <w:r w:rsidRPr="00592CDD">
          <w:rPr>
            <w:color w:val="BABABA"/>
            <w:lang w:val="en-US"/>
          </w:rPr>
          <w:delText>value</w:delText>
        </w:r>
        <w:r w:rsidRPr="00592CDD">
          <w:rPr>
            <w:color w:val="6AAB73"/>
            <w:lang w:val="en-US"/>
          </w:rPr>
          <w:delText>=""</w:delText>
        </w:r>
        <w:r w:rsidRPr="00592CDD">
          <w:rPr>
            <w:color w:val="D5B778"/>
            <w:lang w:val="en-US"/>
          </w:rPr>
          <w:delText>&gt;</w:delText>
        </w:r>
        <w:r>
          <w:rPr>
            <w:color w:val="BCBEC4"/>
          </w:rPr>
          <w:delText>Все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категории</w:delText>
        </w:r>
        <w:r w:rsidRPr="00592CDD">
          <w:rPr>
            <w:color w:val="D5B778"/>
            <w:lang w:val="en-US"/>
          </w:rPr>
          <w:delText>&lt;/option&gt;</w:delText>
        </w:r>
        <w:r w:rsidRPr="00592CDD">
          <w:rPr>
            <w:color w:val="D5B778"/>
            <w:lang w:val="en-US"/>
          </w:rPr>
          <w:br/>
          <w:delText xml:space="preserve">                &lt;option </w:delText>
        </w:r>
        <w:r w:rsidRPr="00592CDD">
          <w:rPr>
            <w:color w:val="BABABA"/>
            <w:lang w:val="en-US"/>
          </w:rPr>
          <w:delText>value</w:delText>
        </w:r>
        <w:r w:rsidRPr="00592CDD">
          <w:rPr>
            <w:color w:val="6AAB73"/>
            <w:lang w:val="en-US"/>
          </w:rPr>
          <w:delText>="</w:delText>
        </w:r>
        <w:r>
          <w:rPr>
            <w:color w:val="6AAB73"/>
          </w:rPr>
          <w:delText>Женская</w:delText>
        </w:r>
        <w:r w:rsidRPr="00592CDD">
          <w:rPr>
            <w:color w:val="6AAB73"/>
            <w:lang w:val="en-US"/>
          </w:rPr>
          <w:delText xml:space="preserve"> </w:delText>
        </w:r>
        <w:r>
          <w:rPr>
            <w:color w:val="6AAB73"/>
          </w:rPr>
          <w:delText>обувь</w:delText>
        </w:r>
        <w:r w:rsidRPr="00592CDD">
          <w:rPr>
            <w:color w:val="6AAB73"/>
            <w:lang w:val="en-US"/>
          </w:rPr>
          <w:delText>"</w:delText>
        </w:r>
        <w:r w:rsidRPr="00592CDD">
          <w:rPr>
            <w:color w:val="D5B778"/>
            <w:lang w:val="en-US"/>
          </w:rPr>
          <w:delText>&gt;</w:delText>
        </w:r>
        <w:r>
          <w:rPr>
            <w:color w:val="BCBEC4"/>
          </w:rPr>
          <w:delText>Женская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обувь</w:delText>
        </w:r>
        <w:r w:rsidRPr="00592CDD">
          <w:rPr>
            <w:color w:val="D5B778"/>
            <w:lang w:val="en-US"/>
          </w:rPr>
          <w:delText>&lt;/option&gt;</w:delText>
        </w:r>
        <w:r w:rsidRPr="00592CDD">
          <w:rPr>
            <w:color w:val="D5B778"/>
            <w:lang w:val="en-US"/>
          </w:rPr>
          <w:br/>
          <w:delText xml:space="preserve">                &lt;option </w:delText>
        </w:r>
        <w:r w:rsidRPr="00592CDD">
          <w:rPr>
            <w:color w:val="BABABA"/>
            <w:lang w:val="en-US"/>
          </w:rPr>
          <w:delText>value</w:delText>
        </w:r>
        <w:r w:rsidRPr="00592CDD">
          <w:rPr>
            <w:color w:val="6AAB73"/>
            <w:lang w:val="en-US"/>
          </w:rPr>
          <w:delText>="</w:delText>
        </w:r>
        <w:r>
          <w:rPr>
            <w:color w:val="6AAB73"/>
          </w:rPr>
          <w:delText>Мужская</w:delText>
        </w:r>
        <w:r w:rsidRPr="00592CDD">
          <w:rPr>
            <w:color w:val="6AAB73"/>
            <w:lang w:val="en-US"/>
          </w:rPr>
          <w:delText xml:space="preserve"> </w:delText>
        </w:r>
        <w:r>
          <w:rPr>
            <w:color w:val="6AAB73"/>
          </w:rPr>
          <w:delText>обувь</w:delText>
        </w:r>
        <w:r w:rsidRPr="00592CDD">
          <w:rPr>
            <w:color w:val="6AAB73"/>
            <w:lang w:val="en-US"/>
          </w:rPr>
          <w:delText>"</w:delText>
        </w:r>
        <w:r w:rsidRPr="00592CDD">
          <w:rPr>
            <w:color w:val="D5B778"/>
            <w:lang w:val="en-US"/>
          </w:rPr>
          <w:delText>&gt;</w:delText>
        </w:r>
        <w:r>
          <w:rPr>
            <w:color w:val="BCBEC4"/>
          </w:rPr>
          <w:delText>Мужская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обувь</w:delText>
        </w:r>
        <w:r w:rsidRPr="00592CDD">
          <w:rPr>
            <w:color w:val="D5B778"/>
            <w:lang w:val="en-US"/>
          </w:rPr>
          <w:delText>&lt;/option&gt;</w:delText>
        </w:r>
        <w:r w:rsidRPr="00592CDD">
          <w:rPr>
            <w:color w:val="D5B778"/>
            <w:lang w:val="en-US"/>
          </w:rPr>
          <w:br/>
          <w:delText xml:space="preserve">            &lt;/select&gt;</w:delText>
        </w:r>
        <w:r w:rsidRPr="00592CDD">
          <w:rPr>
            <w:color w:val="D5B778"/>
            <w:lang w:val="en-US"/>
          </w:rPr>
          <w:br/>
          <w:delText xml:space="preserve">            &lt;select </w:delText>
        </w:r>
        <w:r w:rsidRPr="00592CDD">
          <w:rPr>
            <w:color w:val="BABABA"/>
            <w:lang w:val="en-US"/>
          </w:rPr>
          <w:delText>id</w:delText>
        </w:r>
        <w:r w:rsidRPr="00592CDD">
          <w:rPr>
            <w:color w:val="6AAB73"/>
            <w:lang w:val="en-US"/>
          </w:rPr>
          <w:delText xml:space="preserve">="sortSelect"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 xml:space="preserve">="sort-select" </w:delText>
        </w:r>
        <w:r w:rsidRPr="00592CDD">
          <w:rPr>
            <w:color w:val="BABABA"/>
            <w:lang w:val="en-US"/>
          </w:rPr>
          <w:delText>onchange</w:delText>
        </w:r>
        <w:r w:rsidRPr="00592CDD">
          <w:rPr>
            <w:color w:val="6AAB73"/>
            <w:lang w:val="en-US"/>
          </w:rPr>
          <w:delText>="sortProducts()"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    &lt;option </w:delText>
        </w:r>
        <w:r w:rsidRPr="00592CDD">
          <w:rPr>
            <w:color w:val="BABABA"/>
            <w:lang w:val="en-US"/>
          </w:rPr>
          <w:delText>value</w:delText>
        </w:r>
        <w:r w:rsidRPr="00592CDD">
          <w:rPr>
            <w:color w:val="6AAB73"/>
            <w:lang w:val="en-US"/>
          </w:rPr>
          <w:delText>="default"</w:delText>
        </w:r>
        <w:r w:rsidRPr="00592CDD">
          <w:rPr>
            <w:color w:val="D5B778"/>
            <w:lang w:val="en-US"/>
          </w:rPr>
          <w:delText>&gt;</w:delText>
        </w:r>
        <w:r>
          <w:rPr>
            <w:color w:val="BCBEC4"/>
          </w:rPr>
          <w:delText>По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умолчанию</w:delText>
        </w:r>
        <w:r w:rsidRPr="00592CDD">
          <w:rPr>
            <w:color w:val="D5B778"/>
            <w:lang w:val="en-US"/>
          </w:rPr>
          <w:delText>&lt;/option&gt;</w:delText>
        </w:r>
        <w:r w:rsidRPr="00592CDD">
          <w:rPr>
            <w:color w:val="D5B778"/>
            <w:lang w:val="en-US"/>
          </w:rPr>
          <w:br/>
          <w:delText xml:space="preserve">                &lt;option </w:delText>
        </w:r>
        <w:r w:rsidRPr="00592CDD">
          <w:rPr>
            <w:color w:val="BABABA"/>
            <w:lang w:val="en-US"/>
          </w:rPr>
          <w:delText>value</w:delText>
        </w:r>
        <w:r w:rsidRPr="00592CDD">
          <w:rPr>
            <w:color w:val="6AAB73"/>
            <w:lang w:val="en-US"/>
          </w:rPr>
          <w:delText>="price_asc"</w:delText>
        </w:r>
        <w:r w:rsidRPr="00592CDD">
          <w:rPr>
            <w:color w:val="D5B778"/>
            <w:lang w:val="en-US"/>
          </w:rPr>
          <w:delText>&gt;</w:delText>
        </w:r>
        <w:r>
          <w:rPr>
            <w:color w:val="BCBEC4"/>
          </w:rPr>
          <w:delText>Цена</w:delText>
        </w:r>
        <w:r w:rsidRPr="00592CDD">
          <w:rPr>
            <w:color w:val="BCBEC4"/>
            <w:lang w:val="en-US"/>
          </w:rPr>
          <w:delText xml:space="preserve">: </w:delText>
        </w:r>
        <w:r>
          <w:rPr>
            <w:color w:val="BCBEC4"/>
          </w:rPr>
          <w:delText>по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возрастанию</w:delText>
        </w:r>
        <w:r w:rsidRPr="00592CDD">
          <w:rPr>
            <w:color w:val="D5B778"/>
            <w:lang w:val="en-US"/>
          </w:rPr>
          <w:delText>&lt;/option&gt;</w:delText>
        </w:r>
        <w:r w:rsidRPr="00592CDD">
          <w:rPr>
            <w:color w:val="D5B778"/>
            <w:lang w:val="en-US"/>
          </w:rPr>
          <w:br/>
          <w:delText xml:space="preserve">                &lt;option </w:delText>
        </w:r>
        <w:r w:rsidRPr="00592CDD">
          <w:rPr>
            <w:color w:val="BABABA"/>
            <w:lang w:val="en-US"/>
          </w:rPr>
          <w:delText>value</w:delText>
        </w:r>
        <w:r w:rsidRPr="00592CDD">
          <w:rPr>
            <w:color w:val="6AAB73"/>
            <w:lang w:val="en-US"/>
          </w:rPr>
          <w:delText>="price_desc"</w:delText>
        </w:r>
        <w:r w:rsidRPr="00592CDD">
          <w:rPr>
            <w:color w:val="D5B778"/>
            <w:lang w:val="en-US"/>
          </w:rPr>
          <w:delText>&gt;</w:delText>
        </w:r>
        <w:r>
          <w:rPr>
            <w:color w:val="BCBEC4"/>
          </w:rPr>
          <w:delText>Цена</w:delText>
        </w:r>
        <w:r w:rsidRPr="00592CDD">
          <w:rPr>
            <w:color w:val="BCBEC4"/>
            <w:lang w:val="en-US"/>
          </w:rPr>
          <w:delText xml:space="preserve">: </w:delText>
        </w:r>
        <w:r>
          <w:rPr>
            <w:color w:val="BCBEC4"/>
          </w:rPr>
          <w:delText>по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убыванию</w:delText>
        </w:r>
        <w:r w:rsidRPr="00592CDD">
          <w:rPr>
            <w:color w:val="D5B778"/>
            <w:lang w:val="en-US"/>
          </w:rPr>
          <w:delText>&lt;/option&gt;</w:delText>
        </w:r>
        <w:r w:rsidRPr="00592CDD">
          <w:rPr>
            <w:color w:val="D5B778"/>
            <w:lang w:val="en-US"/>
          </w:rPr>
          <w:br/>
          <w:delText xml:space="preserve">                &lt;option </w:delText>
        </w:r>
        <w:r w:rsidRPr="00592CDD">
          <w:rPr>
            <w:color w:val="BABABA"/>
            <w:lang w:val="en-US"/>
          </w:rPr>
          <w:delText>value</w:delText>
        </w:r>
        <w:r w:rsidRPr="00592CDD">
          <w:rPr>
            <w:color w:val="6AAB73"/>
            <w:lang w:val="en-US"/>
          </w:rPr>
          <w:delText>="name_asc"</w:delText>
        </w:r>
        <w:r w:rsidRPr="00592CDD">
          <w:rPr>
            <w:color w:val="D5B778"/>
            <w:lang w:val="en-US"/>
          </w:rPr>
          <w:delText>&gt;</w:delText>
        </w:r>
        <w:r>
          <w:rPr>
            <w:color w:val="BCBEC4"/>
          </w:rPr>
          <w:delText>Название</w:delText>
        </w:r>
        <w:r w:rsidRPr="00592CDD">
          <w:rPr>
            <w:color w:val="BCBEC4"/>
            <w:lang w:val="en-US"/>
          </w:rPr>
          <w:delText xml:space="preserve">: </w:delText>
        </w:r>
        <w:r>
          <w:rPr>
            <w:color w:val="BCBEC4"/>
          </w:rPr>
          <w:delText>А</w:delText>
        </w:r>
        <w:r w:rsidRPr="00592CDD">
          <w:rPr>
            <w:color w:val="BCBEC4"/>
            <w:lang w:val="en-US"/>
          </w:rPr>
          <w:delText>-</w:delText>
        </w:r>
        <w:r>
          <w:rPr>
            <w:color w:val="BCBEC4"/>
          </w:rPr>
          <w:delText>Я</w:delText>
        </w:r>
        <w:r w:rsidRPr="00592CDD">
          <w:rPr>
            <w:color w:val="D5B778"/>
            <w:lang w:val="en-US"/>
          </w:rPr>
          <w:delText>&lt;/option&gt;</w:delText>
        </w:r>
        <w:r w:rsidRPr="00592CDD">
          <w:rPr>
            <w:color w:val="D5B778"/>
            <w:lang w:val="en-US"/>
          </w:rPr>
          <w:br/>
          <w:delText xml:space="preserve">                &lt;option </w:delText>
        </w:r>
        <w:r w:rsidRPr="00592CDD">
          <w:rPr>
            <w:color w:val="BABABA"/>
            <w:lang w:val="en-US"/>
          </w:rPr>
          <w:delText>value</w:delText>
        </w:r>
        <w:r w:rsidRPr="00592CDD">
          <w:rPr>
            <w:color w:val="6AAB73"/>
            <w:lang w:val="en-US"/>
          </w:rPr>
          <w:delText>="name_desc"</w:delText>
        </w:r>
        <w:r w:rsidRPr="00592CDD">
          <w:rPr>
            <w:color w:val="D5B778"/>
            <w:lang w:val="en-US"/>
          </w:rPr>
          <w:delText>&gt;</w:delText>
        </w:r>
        <w:r>
          <w:rPr>
            <w:color w:val="BCBEC4"/>
          </w:rPr>
          <w:delText>Название</w:delText>
        </w:r>
        <w:r w:rsidRPr="00592CDD">
          <w:rPr>
            <w:color w:val="BCBEC4"/>
            <w:lang w:val="en-US"/>
          </w:rPr>
          <w:delText xml:space="preserve">: </w:delText>
        </w:r>
        <w:r>
          <w:rPr>
            <w:color w:val="BCBEC4"/>
          </w:rPr>
          <w:delText>Я</w:delText>
        </w:r>
        <w:r w:rsidRPr="00592CDD">
          <w:rPr>
            <w:color w:val="BCBEC4"/>
            <w:lang w:val="en-US"/>
          </w:rPr>
          <w:delText>-</w:delText>
        </w:r>
        <w:r>
          <w:rPr>
            <w:color w:val="BCBEC4"/>
          </w:rPr>
          <w:delText>А</w:delText>
        </w:r>
        <w:r w:rsidRPr="00592CDD">
          <w:rPr>
            <w:color w:val="D5B778"/>
            <w:lang w:val="en-US"/>
          </w:rPr>
          <w:delText>&lt;/option&gt;</w:delText>
        </w:r>
        <w:r w:rsidRPr="00592CDD">
          <w:rPr>
            <w:color w:val="D5B778"/>
            <w:lang w:val="en-US"/>
          </w:rPr>
          <w:br/>
          <w:delText xml:space="preserve">            &lt;/select&gt;</w:delText>
        </w:r>
        <w:r w:rsidRPr="00592CDD">
          <w:rPr>
            <w:color w:val="D5B778"/>
            <w:lang w:val="en-US"/>
          </w:rPr>
          <w:br/>
          <w:delText xml:space="preserve">        &lt;/div&gt;</w:delText>
        </w:r>
        <w:r w:rsidRPr="00592CDD">
          <w:rPr>
            <w:color w:val="D5B778"/>
            <w:lang w:val="en-US"/>
          </w:rPr>
          <w:br/>
        </w:r>
        <w:r w:rsidRPr="00592CDD">
          <w:rPr>
            <w:color w:val="D5B778"/>
            <w:lang w:val="en-US"/>
          </w:rPr>
          <w:br/>
          <w:delText xml:space="preserve">        &lt;div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>="nav-links"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&lt;button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 xml:space="preserve">="nav-link active" </w:delText>
        </w:r>
        <w:r w:rsidRPr="00592CDD">
          <w:rPr>
            <w:color w:val="BABABA"/>
            <w:lang w:val="en-US"/>
          </w:rPr>
          <w:delText>onclick</w:delText>
        </w:r>
        <w:r w:rsidRPr="00592CDD">
          <w:rPr>
            <w:color w:val="6AAB73"/>
            <w:lang w:val="en-US"/>
          </w:rPr>
          <w:delText>="showSection('all')"</w:delText>
        </w:r>
        <w:r w:rsidRPr="00592CDD">
          <w:rPr>
            <w:color w:val="D5B778"/>
            <w:lang w:val="en-US"/>
          </w:rPr>
          <w:delText>&gt;</w:delText>
        </w:r>
        <w:r>
          <w:rPr>
            <w:color w:val="BCBEC4"/>
          </w:rPr>
          <w:delText>Все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товары</w:delText>
        </w:r>
        <w:r w:rsidRPr="00592CDD">
          <w:rPr>
            <w:color w:val="D5B778"/>
            <w:lang w:val="en-US"/>
          </w:rPr>
          <w:delText>&lt;/button&gt;</w:delText>
        </w:r>
        <w:r w:rsidRPr="00592CDD">
          <w:rPr>
            <w:color w:val="D5B778"/>
            <w:lang w:val="en-US"/>
          </w:rPr>
          <w:br/>
          <w:delText xml:space="preserve">            &lt;button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 xml:space="preserve">="nav-link" </w:delText>
        </w:r>
        <w:r w:rsidRPr="00592CDD">
          <w:rPr>
            <w:color w:val="BABABA"/>
            <w:lang w:val="en-US"/>
          </w:rPr>
          <w:delText>onclick</w:delText>
        </w:r>
        <w:r w:rsidRPr="00592CDD">
          <w:rPr>
            <w:color w:val="6AAB73"/>
            <w:lang w:val="en-US"/>
          </w:rPr>
          <w:delText>="showSection('women')"</w:delText>
        </w:r>
        <w:r w:rsidRPr="00592CDD">
          <w:rPr>
            <w:color w:val="D5B778"/>
            <w:lang w:val="en-US"/>
          </w:rPr>
          <w:delText>&gt;</w:delText>
        </w:r>
        <w:r>
          <w:rPr>
            <w:rFonts w:ascii="Segoe UI Emoji" w:hAnsi="Segoe UI Emoji" w:cs="Segoe UI Emoji"/>
            <w:color w:val="BCBEC4"/>
          </w:rPr>
          <w:delText>👠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Женская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обувь</w:delText>
        </w:r>
        <w:r w:rsidRPr="00592CDD">
          <w:rPr>
            <w:color w:val="D5B778"/>
            <w:lang w:val="en-US"/>
          </w:rPr>
          <w:delText>&lt;/button&gt;</w:delText>
        </w:r>
        <w:r w:rsidRPr="00592CDD">
          <w:rPr>
            <w:color w:val="D5B778"/>
            <w:lang w:val="en-US"/>
          </w:rPr>
          <w:br/>
          <w:delText xml:space="preserve">            &lt;button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 xml:space="preserve">="nav-link" </w:delText>
        </w:r>
        <w:r w:rsidRPr="00592CDD">
          <w:rPr>
            <w:color w:val="BABABA"/>
            <w:lang w:val="en-US"/>
          </w:rPr>
          <w:delText>onclick</w:delText>
        </w:r>
        <w:r w:rsidRPr="00592CDD">
          <w:rPr>
            <w:color w:val="6AAB73"/>
            <w:lang w:val="en-US"/>
          </w:rPr>
          <w:delText>="showSection('men')"</w:delText>
        </w:r>
        <w:r w:rsidRPr="00592CDD">
          <w:rPr>
            <w:color w:val="D5B778"/>
            <w:lang w:val="en-US"/>
          </w:rPr>
          <w:delText>&gt;</w:delText>
        </w:r>
        <w:r>
          <w:rPr>
            <w:rFonts w:ascii="Segoe UI Emoji" w:hAnsi="Segoe UI Emoji" w:cs="Segoe UI Emoji"/>
            <w:color w:val="BCBEC4"/>
          </w:rPr>
          <w:delText>👞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Мужская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обувь</w:delText>
        </w:r>
        <w:r w:rsidRPr="00592CDD">
          <w:rPr>
            <w:color w:val="D5B778"/>
            <w:lang w:val="en-US"/>
          </w:rPr>
          <w:delText>&lt;/button&gt;</w:delText>
        </w:r>
        <w:r w:rsidRPr="00592CDD">
          <w:rPr>
            <w:color w:val="D5B778"/>
            <w:lang w:val="en-US"/>
          </w:rPr>
          <w:br/>
          <w:delText xml:space="preserve">            &lt;button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 xml:space="preserve">="nav-link" </w:delText>
        </w:r>
        <w:r w:rsidRPr="00592CDD">
          <w:rPr>
            <w:color w:val="BABABA"/>
            <w:lang w:val="en-US"/>
          </w:rPr>
          <w:delText>onclick</w:delText>
        </w:r>
        <w:r w:rsidRPr="00592CDD">
          <w:rPr>
            <w:color w:val="6AAB73"/>
            <w:lang w:val="en-US"/>
          </w:rPr>
          <w:delText>="showSection('sale')"</w:delText>
        </w:r>
        <w:r w:rsidRPr="00592CDD">
          <w:rPr>
            <w:color w:val="D5B778"/>
            <w:lang w:val="en-US"/>
          </w:rPr>
          <w:delText>&gt;</w:delText>
        </w:r>
        <w:r>
          <w:rPr>
            <w:rFonts w:ascii="Segoe UI Emoji" w:hAnsi="Segoe UI Emoji" w:cs="Segoe UI Emoji"/>
            <w:color w:val="BCBEC4"/>
          </w:rPr>
          <w:delText>🔥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Акции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и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скидки</w:delText>
        </w:r>
        <w:r w:rsidRPr="00592CDD">
          <w:rPr>
            <w:color w:val="D5B778"/>
            <w:lang w:val="en-US"/>
          </w:rPr>
          <w:delText>&lt;/button&gt;</w:delText>
        </w:r>
        <w:r w:rsidRPr="00592CDD">
          <w:rPr>
            <w:color w:val="D5B778"/>
            <w:lang w:val="en-US"/>
          </w:rPr>
          <w:br/>
          <w:delText xml:space="preserve">        &lt;/div&gt;</w:delText>
        </w:r>
        <w:r w:rsidRPr="00592CDD">
          <w:rPr>
            <w:color w:val="D5B778"/>
            <w:lang w:val="en-US"/>
          </w:rPr>
          <w:br/>
        </w:r>
        <w:r w:rsidRPr="00592CDD">
          <w:rPr>
            <w:color w:val="D5B778"/>
            <w:lang w:val="en-US"/>
          </w:rPr>
          <w:br/>
          <w:delText xml:space="preserve">        </w:delText>
        </w:r>
        <w:r w:rsidRPr="00592CDD">
          <w:rPr>
            <w:color w:val="7A7E85"/>
            <w:lang w:val="en-US"/>
          </w:rPr>
          <w:delText xml:space="preserve">&lt;!-- </w:delText>
        </w:r>
        <w:r>
          <w:rPr>
            <w:color w:val="7A7E85"/>
          </w:rPr>
          <w:delText>Секция</w:delText>
        </w:r>
        <w:r w:rsidRPr="00592CDD">
          <w:rPr>
            <w:color w:val="7A7E85"/>
            <w:lang w:val="en-US"/>
          </w:rPr>
          <w:delText xml:space="preserve"> </w:delText>
        </w:r>
        <w:r>
          <w:rPr>
            <w:color w:val="7A7E85"/>
          </w:rPr>
          <w:delText>всех</w:delText>
        </w:r>
        <w:r w:rsidRPr="00592CDD">
          <w:rPr>
            <w:color w:val="7A7E85"/>
            <w:lang w:val="en-US"/>
          </w:rPr>
          <w:delText xml:space="preserve"> </w:delText>
        </w:r>
        <w:r>
          <w:rPr>
            <w:color w:val="7A7E85"/>
          </w:rPr>
          <w:delText>товаров</w:delText>
        </w:r>
        <w:r w:rsidRPr="00592CDD">
          <w:rPr>
            <w:color w:val="7A7E85"/>
            <w:lang w:val="en-US"/>
          </w:rPr>
          <w:delText xml:space="preserve"> (</w:delText>
        </w:r>
        <w:r>
          <w:rPr>
            <w:color w:val="7A7E85"/>
          </w:rPr>
          <w:delText>для</w:delText>
        </w:r>
        <w:r w:rsidRPr="00592CDD">
          <w:rPr>
            <w:color w:val="7A7E85"/>
            <w:lang w:val="en-US"/>
          </w:rPr>
          <w:delText xml:space="preserve"> </w:delText>
        </w:r>
        <w:r>
          <w:rPr>
            <w:color w:val="7A7E85"/>
          </w:rPr>
          <w:delText>менеджера</w:delText>
        </w:r>
        <w:r w:rsidRPr="00592CDD">
          <w:rPr>
            <w:color w:val="7A7E85"/>
            <w:lang w:val="en-US"/>
          </w:rPr>
          <w:delText>/</w:delText>
        </w:r>
        <w:r>
          <w:rPr>
            <w:color w:val="7A7E85"/>
          </w:rPr>
          <w:delText>админа</w:delText>
        </w:r>
        <w:r w:rsidRPr="00592CDD">
          <w:rPr>
            <w:color w:val="7A7E85"/>
            <w:lang w:val="en-US"/>
          </w:rPr>
          <w:delText>) --&gt;</w:delText>
        </w:r>
        <w:r w:rsidRPr="00592CDD">
          <w:rPr>
            <w:color w:val="7A7E85"/>
            <w:lang w:val="en-US"/>
          </w:rPr>
          <w:br/>
          <w:delText xml:space="preserve">        </w:delText>
        </w:r>
        <w:r w:rsidRPr="00592CDD">
          <w:rPr>
            <w:color w:val="D5B778"/>
            <w:lang w:val="en-US"/>
          </w:rPr>
          <w:delText xml:space="preserve">&lt;div </w:delText>
        </w:r>
        <w:r w:rsidRPr="00592CDD">
          <w:rPr>
            <w:color w:val="BABABA"/>
            <w:lang w:val="en-US"/>
          </w:rPr>
          <w:delText>id</w:delText>
        </w:r>
        <w:r w:rsidRPr="00592CDD">
          <w:rPr>
            <w:color w:val="6AAB73"/>
            <w:lang w:val="en-US"/>
          </w:rPr>
          <w:delText xml:space="preserve">="all-section"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>="section active"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&lt;h2&gt;</w:delText>
        </w:r>
        <w:r>
          <w:rPr>
            <w:color w:val="BCBEC4"/>
          </w:rPr>
          <w:delText>Все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товары</w:delText>
        </w:r>
        <w:r w:rsidRPr="00592CDD">
          <w:rPr>
            <w:color w:val="D5B778"/>
            <w:lang w:val="en-US"/>
          </w:rPr>
          <w:delText>&lt;/h2&gt;</w:delText>
        </w:r>
        <w:r w:rsidRPr="00592CDD">
          <w:rPr>
            <w:color w:val="D5B778"/>
            <w:lang w:val="en-US"/>
          </w:rPr>
          <w:br/>
          <w:delText xml:space="preserve">            &lt;div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 xml:space="preserve">="products-grid" </w:delText>
        </w:r>
        <w:r w:rsidRPr="00592CDD">
          <w:rPr>
            <w:color w:val="BABABA"/>
            <w:lang w:val="en-US"/>
          </w:rPr>
          <w:delText>id</w:delText>
        </w:r>
        <w:r w:rsidRPr="00592CDD">
          <w:rPr>
            <w:color w:val="6AAB73"/>
            <w:lang w:val="en-US"/>
          </w:rPr>
          <w:delText>="allProductsGrid"</w:delText>
        </w:r>
        <w:r w:rsidRPr="00592CDD">
          <w:rPr>
            <w:color w:val="D5B778"/>
            <w:lang w:val="en-US"/>
          </w:rPr>
          <w:delText>&gt;&lt;/div&gt;</w:delText>
        </w:r>
        <w:r w:rsidRPr="00592CDD">
          <w:rPr>
            <w:color w:val="D5B778"/>
            <w:lang w:val="en-US"/>
          </w:rPr>
          <w:br/>
          <w:delText xml:space="preserve">        &lt;/div&gt;</w:delText>
        </w:r>
        <w:r w:rsidRPr="00592CDD">
          <w:rPr>
            <w:color w:val="D5B778"/>
            <w:lang w:val="en-US"/>
          </w:rPr>
          <w:br/>
        </w:r>
        <w:r w:rsidRPr="00592CDD">
          <w:rPr>
            <w:color w:val="D5B778"/>
            <w:lang w:val="en-US"/>
          </w:rPr>
          <w:br/>
          <w:delText xml:space="preserve">        &lt;div </w:delText>
        </w:r>
        <w:r w:rsidRPr="00592CDD">
          <w:rPr>
            <w:color w:val="BABABA"/>
            <w:lang w:val="en-US"/>
          </w:rPr>
          <w:delText>id</w:delText>
        </w:r>
        <w:r w:rsidRPr="00592CDD">
          <w:rPr>
            <w:color w:val="6AAB73"/>
            <w:lang w:val="en-US"/>
          </w:rPr>
          <w:delText xml:space="preserve">="women-section"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>="section"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&lt;h2&gt;</w:delText>
        </w:r>
        <w:r>
          <w:rPr>
            <w:rFonts w:ascii="Segoe UI Emoji" w:hAnsi="Segoe UI Emoji" w:cs="Segoe UI Emoji"/>
            <w:color w:val="BCBEC4"/>
          </w:rPr>
          <w:delText>👠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Женская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обувь</w:delText>
        </w:r>
        <w:r w:rsidRPr="00592CDD">
          <w:rPr>
            <w:color w:val="D5B778"/>
            <w:lang w:val="en-US"/>
          </w:rPr>
          <w:delText>&lt;/h2&gt;</w:delText>
        </w:r>
        <w:r w:rsidRPr="00592CDD">
          <w:rPr>
            <w:color w:val="D5B778"/>
            <w:lang w:val="en-US"/>
          </w:rPr>
          <w:br/>
          <w:delText xml:space="preserve">            &lt;div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 xml:space="preserve">="products-grid" </w:delText>
        </w:r>
        <w:r w:rsidRPr="00592CDD">
          <w:rPr>
            <w:color w:val="BABABA"/>
            <w:lang w:val="en-US"/>
          </w:rPr>
          <w:delText>id</w:delText>
        </w:r>
        <w:r w:rsidRPr="00592CDD">
          <w:rPr>
            <w:color w:val="6AAB73"/>
            <w:lang w:val="en-US"/>
          </w:rPr>
          <w:delText>="womenProductsGrid"</w:delText>
        </w:r>
        <w:r w:rsidRPr="00592CDD">
          <w:rPr>
            <w:color w:val="D5B778"/>
            <w:lang w:val="en-US"/>
          </w:rPr>
          <w:delText>&gt;&lt;/div&gt;</w:delText>
        </w:r>
        <w:r w:rsidRPr="00592CDD">
          <w:rPr>
            <w:color w:val="D5B778"/>
            <w:lang w:val="en-US"/>
          </w:rPr>
          <w:br/>
          <w:delText xml:space="preserve">        &lt;/div&gt;</w:delText>
        </w:r>
        <w:r w:rsidRPr="00592CDD">
          <w:rPr>
            <w:color w:val="D5B778"/>
            <w:lang w:val="en-US"/>
          </w:rPr>
          <w:br/>
        </w:r>
        <w:r w:rsidRPr="00592CDD">
          <w:rPr>
            <w:color w:val="D5B778"/>
            <w:lang w:val="en-US"/>
          </w:rPr>
          <w:br/>
          <w:delText xml:space="preserve">        &lt;div </w:delText>
        </w:r>
        <w:r w:rsidRPr="00592CDD">
          <w:rPr>
            <w:color w:val="BABABA"/>
            <w:lang w:val="en-US"/>
          </w:rPr>
          <w:delText>id</w:delText>
        </w:r>
        <w:r w:rsidRPr="00592CDD">
          <w:rPr>
            <w:color w:val="6AAB73"/>
            <w:lang w:val="en-US"/>
          </w:rPr>
          <w:delText xml:space="preserve">="men-section"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>="section"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&lt;h2&gt;</w:delText>
        </w:r>
        <w:r>
          <w:rPr>
            <w:rFonts w:ascii="Segoe UI Emoji" w:hAnsi="Segoe UI Emoji" w:cs="Segoe UI Emoji"/>
            <w:color w:val="BCBEC4"/>
          </w:rPr>
          <w:delText>👞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Мужская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обувь</w:delText>
        </w:r>
        <w:r w:rsidRPr="00592CDD">
          <w:rPr>
            <w:color w:val="D5B778"/>
            <w:lang w:val="en-US"/>
          </w:rPr>
          <w:delText>&lt;/h2&gt;</w:delText>
        </w:r>
        <w:r w:rsidRPr="00592CDD">
          <w:rPr>
            <w:color w:val="D5B778"/>
            <w:lang w:val="en-US"/>
          </w:rPr>
          <w:br/>
          <w:delText xml:space="preserve">            &lt;div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 xml:space="preserve">="products-grid" </w:delText>
        </w:r>
        <w:r w:rsidRPr="00592CDD">
          <w:rPr>
            <w:color w:val="BABABA"/>
            <w:lang w:val="en-US"/>
          </w:rPr>
          <w:delText>id</w:delText>
        </w:r>
        <w:r w:rsidRPr="00592CDD">
          <w:rPr>
            <w:color w:val="6AAB73"/>
            <w:lang w:val="en-US"/>
          </w:rPr>
          <w:delText>="menProductsGrid"</w:delText>
        </w:r>
        <w:r w:rsidRPr="00592CDD">
          <w:rPr>
            <w:color w:val="D5B778"/>
            <w:lang w:val="en-US"/>
          </w:rPr>
          <w:delText>&gt;&lt;/div&gt;</w:delText>
        </w:r>
        <w:r w:rsidRPr="00592CDD">
          <w:rPr>
            <w:color w:val="D5B778"/>
            <w:lang w:val="en-US"/>
          </w:rPr>
          <w:br/>
          <w:delText xml:space="preserve">        &lt;/div&gt;</w:delText>
        </w:r>
        <w:r w:rsidRPr="00592CDD">
          <w:rPr>
            <w:color w:val="D5B778"/>
            <w:lang w:val="en-US"/>
          </w:rPr>
          <w:br/>
        </w:r>
        <w:r w:rsidRPr="00592CDD">
          <w:rPr>
            <w:color w:val="D5B778"/>
            <w:lang w:val="en-US"/>
          </w:rPr>
          <w:br/>
          <w:delText xml:space="preserve">        &lt;div </w:delText>
        </w:r>
        <w:r w:rsidRPr="00592CDD">
          <w:rPr>
            <w:color w:val="BABABA"/>
            <w:lang w:val="en-US"/>
          </w:rPr>
          <w:delText>id</w:delText>
        </w:r>
        <w:r w:rsidRPr="00592CDD">
          <w:rPr>
            <w:color w:val="6AAB73"/>
            <w:lang w:val="en-US"/>
          </w:rPr>
          <w:delText xml:space="preserve">="sale-section"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>="section"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&lt;h2&gt;</w:delText>
        </w:r>
        <w:r>
          <w:rPr>
            <w:rFonts w:ascii="Segoe UI Emoji" w:hAnsi="Segoe UI Emoji" w:cs="Segoe UI Emoji"/>
            <w:color w:val="BCBEC4"/>
          </w:rPr>
          <w:delText>🔥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Акции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и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скидки</w:delText>
        </w:r>
        <w:r w:rsidRPr="00592CDD">
          <w:rPr>
            <w:color w:val="D5B778"/>
            <w:lang w:val="en-US"/>
          </w:rPr>
          <w:delText>&lt;/h2&gt;</w:delText>
        </w:r>
        <w:r w:rsidRPr="00592CDD">
          <w:rPr>
            <w:color w:val="D5B778"/>
            <w:lang w:val="en-US"/>
          </w:rPr>
          <w:br/>
          <w:delText xml:space="preserve">            &lt;div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 xml:space="preserve">="products-grid" </w:delText>
        </w:r>
        <w:r w:rsidRPr="00592CDD">
          <w:rPr>
            <w:color w:val="BABABA"/>
            <w:lang w:val="en-US"/>
          </w:rPr>
          <w:delText>id</w:delText>
        </w:r>
        <w:r w:rsidRPr="00592CDD">
          <w:rPr>
            <w:color w:val="6AAB73"/>
            <w:lang w:val="en-US"/>
          </w:rPr>
          <w:delText>="saleProductsGrid"</w:delText>
        </w:r>
        <w:r w:rsidRPr="00592CDD">
          <w:rPr>
            <w:color w:val="D5B778"/>
            <w:lang w:val="en-US"/>
          </w:rPr>
          <w:delText>&gt;&lt;/div&gt;</w:delText>
        </w:r>
        <w:r w:rsidRPr="00592CDD">
          <w:rPr>
            <w:color w:val="D5B778"/>
            <w:lang w:val="en-US"/>
          </w:rPr>
          <w:br/>
          <w:delText xml:space="preserve">        &lt;/div&gt;</w:delText>
        </w:r>
        <w:r w:rsidRPr="00592CDD">
          <w:rPr>
            <w:color w:val="D5B778"/>
            <w:lang w:val="en-US"/>
          </w:rPr>
          <w:br/>
          <w:delText xml:space="preserve">        </w:delText>
        </w:r>
        <w:r w:rsidRPr="00592CDD">
          <w:rPr>
            <w:color w:val="BCBEC4"/>
            <w:lang w:val="en-US"/>
          </w:rPr>
          <w:delText>{% else %}</w:delText>
        </w:r>
        <w:r w:rsidRPr="00592CDD">
          <w:rPr>
            <w:color w:val="BCBEC4"/>
            <w:lang w:val="en-US"/>
          </w:rPr>
          <w:br/>
          <w:delText xml:space="preserve">        </w:delText>
        </w:r>
        <w:r w:rsidRPr="00592CDD">
          <w:rPr>
            <w:color w:val="7A7E85"/>
            <w:lang w:val="en-US"/>
          </w:rPr>
          <w:delText xml:space="preserve">&lt;!-- </w:delText>
        </w:r>
        <w:r>
          <w:rPr>
            <w:color w:val="7A7E85"/>
          </w:rPr>
          <w:delText>Для</w:delText>
        </w:r>
        <w:r w:rsidRPr="00592CDD">
          <w:rPr>
            <w:color w:val="7A7E85"/>
            <w:lang w:val="en-US"/>
          </w:rPr>
          <w:delText xml:space="preserve"> </w:delText>
        </w:r>
        <w:r>
          <w:rPr>
            <w:color w:val="7A7E85"/>
          </w:rPr>
          <w:delText>клиентов</w:delText>
        </w:r>
        <w:r w:rsidRPr="00592CDD">
          <w:rPr>
            <w:color w:val="7A7E85"/>
            <w:lang w:val="en-US"/>
          </w:rPr>
          <w:delText xml:space="preserve"> </w:delText>
        </w:r>
        <w:r>
          <w:rPr>
            <w:color w:val="7A7E85"/>
          </w:rPr>
          <w:delText>и</w:delText>
        </w:r>
        <w:r w:rsidRPr="00592CDD">
          <w:rPr>
            <w:color w:val="7A7E85"/>
            <w:lang w:val="en-US"/>
          </w:rPr>
          <w:delText xml:space="preserve"> </w:delText>
        </w:r>
        <w:r>
          <w:rPr>
            <w:color w:val="7A7E85"/>
          </w:rPr>
          <w:delText>гостей</w:delText>
        </w:r>
        <w:r w:rsidRPr="00592CDD">
          <w:rPr>
            <w:color w:val="7A7E85"/>
            <w:lang w:val="en-US"/>
          </w:rPr>
          <w:delText xml:space="preserve"> - </w:delText>
        </w:r>
        <w:r>
          <w:rPr>
            <w:color w:val="7A7E85"/>
          </w:rPr>
          <w:delText>просто</w:delText>
        </w:r>
        <w:r w:rsidRPr="00592CDD">
          <w:rPr>
            <w:color w:val="7A7E85"/>
            <w:lang w:val="en-US"/>
          </w:rPr>
          <w:delText xml:space="preserve"> </w:delText>
        </w:r>
        <w:r>
          <w:rPr>
            <w:color w:val="7A7E85"/>
          </w:rPr>
          <w:delText>список</w:delText>
        </w:r>
        <w:r w:rsidRPr="00592CDD">
          <w:rPr>
            <w:color w:val="7A7E85"/>
            <w:lang w:val="en-US"/>
          </w:rPr>
          <w:delText xml:space="preserve"> </w:delText>
        </w:r>
        <w:r>
          <w:rPr>
            <w:color w:val="7A7E85"/>
          </w:rPr>
          <w:delText>товаров</w:delText>
        </w:r>
        <w:r w:rsidRPr="00592CDD">
          <w:rPr>
            <w:color w:val="7A7E85"/>
            <w:lang w:val="en-US"/>
          </w:rPr>
          <w:delText xml:space="preserve"> (</w:delText>
        </w:r>
        <w:r>
          <w:rPr>
            <w:color w:val="7A7E85"/>
          </w:rPr>
          <w:delText>без</w:delText>
        </w:r>
        <w:r w:rsidRPr="00592CDD">
          <w:rPr>
            <w:color w:val="7A7E85"/>
            <w:lang w:val="en-US"/>
          </w:rPr>
          <w:delText xml:space="preserve"> </w:delText>
        </w:r>
        <w:r>
          <w:rPr>
            <w:color w:val="7A7E85"/>
          </w:rPr>
          <w:delText>фильтров</w:delText>
        </w:r>
        <w:r w:rsidRPr="00592CDD">
          <w:rPr>
            <w:color w:val="7A7E85"/>
            <w:lang w:val="en-US"/>
          </w:rPr>
          <w:delText>) --&gt;</w:delText>
        </w:r>
        <w:r w:rsidRPr="00592CDD">
          <w:rPr>
            <w:color w:val="7A7E85"/>
            <w:lang w:val="en-US"/>
          </w:rPr>
          <w:br/>
          <w:delText xml:space="preserve">        </w:delText>
        </w:r>
        <w:r w:rsidRPr="00592CDD">
          <w:rPr>
            <w:color w:val="D5B778"/>
            <w:lang w:val="en-US"/>
          </w:rPr>
          <w:delText xml:space="preserve">&lt;div </w:delText>
        </w:r>
        <w:r w:rsidRPr="00592CDD">
          <w:rPr>
            <w:color w:val="BABABA"/>
            <w:lang w:val="en-US"/>
          </w:rPr>
          <w:delText>id</w:delText>
        </w:r>
        <w:r w:rsidRPr="00592CDD">
          <w:rPr>
            <w:color w:val="6AAB73"/>
            <w:lang w:val="en-US"/>
          </w:rPr>
          <w:delText xml:space="preserve">="products-section"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>="section active"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&lt;h2&gt;</w:delText>
        </w:r>
        <w:r>
          <w:rPr>
            <w:color w:val="BCBEC4"/>
          </w:rPr>
          <w:delText>Наши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товары</w:delText>
        </w:r>
        <w:r w:rsidRPr="00592CDD">
          <w:rPr>
            <w:color w:val="D5B778"/>
            <w:lang w:val="en-US"/>
          </w:rPr>
          <w:delText>&lt;/h2&gt;</w:delText>
        </w:r>
        <w:r w:rsidRPr="00592CDD">
          <w:rPr>
            <w:color w:val="D5B778"/>
            <w:lang w:val="en-US"/>
          </w:rPr>
          <w:br/>
          <w:delText xml:space="preserve">            &lt;div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 xml:space="preserve">="products-grid" </w:delText>
        </w:r>
        <w:r w:rsidRPr="00592CDD">
          <w:rPr>
            <w:color w:val="BABABA"/>
            <w:lang w:val="en-US"/>
          </w:rPr>
          <w:delText>id</w:delText>
        </w:r>
        <w:r w:rsidRPr="00592CDD">
          <w:rPr>
            <w:color w:val="6AAB73"/>
            <w:lang w:val="en-US"/>
          </w:rPr>
          <w:delText>="clientProductsGrid"</w:delText>
        </w:r>
        <w:r w:rsidRPr="00592CDD">
          <w:rPr>
            <w:color w:val="D5B778"/>
            <w:lang w:val="en-US"/>
          </w:rPr>
          <w:delText>&gt;&lt;/div&gt;</w:delText>
        </w:r>
        <w:r w:rsidRPr="00592CDD">
          <w:rPr>
            <w:color w:val="D5B778"/>
            <w:lang w:val="en-US"/>
          </w:rPr>
          <w:br/>
          <w:delText xml:space="preserve">        &lt;/div&gt;</w:delText>
        </w:r>
        <w:r w:rsidRPr="00592CDD">
          <w:rPr>
            <w:color w:val="D5B778"/>
            <w:lang w:val="en-US"/>
          </w:rPr>
          <w:br/>
          <w:delText xml:space="preserve">        </w:delText>
        </w:r>
        <w:r w:rsidRPr="00592CDD">
          <w:rPr>
            <w:color w:val="BCBEC4"/>
            <w:lang w:val="en-US"/>
          </w:rPr>
          <w:delText>{% endif %}</w:delText>
        </w:r>
        <w:r w:rsidRPr="00592CDD">
          <w:rPr>
            <w:color w:val="BCBEC4"/>
            <w:lang w:val="en-US"/>
          </w:rPr>
          <w:br/>
          <w:delText xml:space="preserve">    </w:delText>
        </w:r>
        <w:r w:rsidRPr="00592CDD">
          <w:rPr>
            <w:color w:val="D5B778"/>
            <w:lang w:val="en-US"/>
          </w:rPr>
          <w:delText>&lt;/div&gt;</w:delText>
        </w:r>
        <w:r w:rsidRPr="00592CDD">
          <w:rPr>
            <w:color w:val="D5B778"/>
            <w:lang w:val="en-US"/>
          </w:rPr>
          <w:br/>
        </w:r>
        <w:r w:rsidRPr="00592CDD">
          <w:rPr>
            <w:color w:val="D5B778"/>
            <w:lang w:val="en-US"/>
          </w:rPr>
          <w:br/>
          <w:delText xml:space="preserve">    &lt;footer&gt;</w:delText>
        </w:r>
        <w:r w:rsidRPr="00592CDD">
          <w:rPr>
            <w:color w:val="D5B778"/>
            <w:lang w:val="en-US"/>
          </w:rPr>
          <w:br/>
          <w:delText xml:space="preserve">        &lt;p&gt;</w:delText>
        </w:r>
        <w:r w:rsidRPr="00592CDD">
          <w:rPr>
            <w:color w:val="56A8F5"/>
            <w:lang w:val="en-US"/>
          </w:rPr>
          <w:delText xml:space="preserve">&amp;copy; </w:delText>
        </w:r>
        <w:r w:rsidRPr="00592CDD">
          <w:rPr>
            <w:color w:val="BCBEC4"/>
            <w:lang w:val="en-US"/>
          </w:rPr>
          <w:delText xml:space="preserve">2025 </w:delText>
        </w:r>
        <w:r>
          <w:rPr>
            <w:color w:val="BCBEC4"/>
          </w:rPr>
          <w:delText>ООО</w:delText>
        </w:r>
        <w:r w:rsidRPr="00592CDD">
          <w:rPr>
            <w:color w:val="BCBEC4"/>
            <w:lang w:val="en-US"/>
          </w:rPr>
          <w:delText xml:space="preserve"> "</w:delText>
        </w:r>
        <w:r>
          <w:rPr>
            <w:color w:val="BCBEC4"/>
          </w:rPr>
          <w:delText>Обувь</w:delText>
        </w:r>
        <w:r w:rsidRPr="00592CDD">
          <w:rPr>
            <w:color w:val="BCBEC4"/>
            <w:lang w:val="en-US"/>
          </w:rPr>
          <w:delText xml:space="preserve">". </w:delText>
        </w:r>
        <w:r>
          <w:rPr>
            <w:color w:val="BCBEC4"/>
          </w:rPr>
          <w:delText>Все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права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защищены</w:delText>
        </w:r>
        <w:r w:rsidRPr="00592CDD">
          <w:rPr>
            <w:color w:val="BCBEC4"/>
            <w:lang w:val="en-US"/>
          </w:rPr>
          <w:delText>.</w:delText>
        </w:r>
        <w:r w:rsidRPr="00592CDD">
          <w:rPr>
            <w:color w:val="D5B778"/>
            <w:lang w:val="en-US"/>
          </w:rPr>
          <w:delText>&lt;/p&gt;</w:delText>
        </w:r>
        <w:r w:rsidRPr="00592CDD">
          <w:rPr>
            <w:color w:val="D5B778"/>
            <w:lang w:val="en-US"/>
          </w:rPr>
          <w:br/>
          <w:delText xml:space="preserve">        &lt;p </w:delText>
        </w:r>
        <w:r w:rsidRPr="00592CDD">
          <w:rPr>
            <w:color w:val="BABABA"/>
            <w:lang w:val="en-US"/>
          </w:rPr>
          <w:delText>style</w:delText>
        </w:r>
        <w:r w:rsidRPr="00592CDD">
          <w:rPr>
            <w:color w:val="6AAB73"/>
            <w:lang w:val="en-US"/>
          </w:rPr>
          <w:delText>="font-size: 12px; margin-top: 10px;"</w:delText>
        </w:r>
        <w:r w:rsidRPr="00592CDD">
          <w:rPr>
            <w:color w:val="D5B778"/>
            <w:lang w:val="en-US"/>
          </w:rPr>
          <w:delText>&gt;</w:delText>
        </w:r>
        <w:r>
          <w:rPr>
            <w:color w:val="BCBEC4"/>
          </w:rPr>
          <w:delText>г</w:delText>
        </w:r>
        <w:r w:rsidRPr="00592CDD">
          <w:rPr>
            <w:color w:val="BCBEC4"/>
            <w:lang w:val="en-US"/>
          </w:rPr>
          <w:delText xml:space="preserve">. </w:delText>
        </w:r>
        <w:r>
          <w:rPr>
            <w:color w:val="BCBEC4"/>
          </w:rPr>
          <w:delText>Лесной</w:delText>
        </w:r>
        <w:r w:rsidRPr="00592CDD">
          <w:rPr>
            <w:color w:val="BCBEC4"/>
            <w:lang w:val="en-US"/>
          </w:rPr>
          <w:delText xml:space="preserve">, </w:delText>
        </w:r>
        <w:r>
          <w:rPr>
            <w:color w:val="BCBEC4"/>
          </w:rPr>
          <w:delText>ул</w:delText>
        </w:r>
        <w:r w:rsidRPr="00592CDD">
          <w:rPr>
            <w:color w:val="BCBEC4"/>
            <w:lang w:val="en-US"/>
          </w:rPr>
          <w:delText xml:space="preserve">. </w:delText>
        </w:r>
        <w:r>
          <w:rPr>
            <w:color w:val="BCBEC4"/>
          </w:rPr>
          <w:delText>Вишневая</w:delText>
        </w:r>
        <w:r w:rsidRPr="00592CDD">
          <w:rPr>
            <w:color w:val="BCBEC4"/>
            <w:lang w:val="en-US"/>
          </w:rPr>
          <w:delText xml:space="preserve">, 32 | </w:delText>
        </w:r>
        <w:r>
          <w:rPr>
            <w:color w:val="BCBEC4"/>
          </w:rPr>
          <w:delText>Тел</w:delText>
        </w:r>
        <w:r w:rsidRPr="00592CDD">
          <w:rPr>
            <w:color w:val="BCBEC4"/>
            <w:lang w:val="en-US"/>
          </w:rPr>
          <w:delText>: +7 (123) 456-78-90</w:delText>
        </w:r>
        <w:r w:rsidRPr="00592CDD">
          <w:rPr>
            <w:color w:val="D5B778"/>
            <w:lang w:val="en-US"/>
          </w:rPr>
          <w:delText>&lt;/p&gt;</w:delText>
        </w:r>
        <w:r w:rsidRPr="00592CDD">
          <w:rPr>
            <w:color w:val="D5B778"/>
            <w:lang w:val="en-US"/>
          </w:rPr>
          <w:br/>
          <w:delText xml:space="preserve">    &lt;/footer&gt;</w:delText>
        </w:r>
        <w:r w:rsidRPr="00592CDD">
          <w:rPr>
            <w:color w:val="D5B778"/>
            <w:lang w:val="en-US"/>
          </w:rPr>
          <w:br/>
        </w:r>
        <w:r w:rsidRPr="00592CDD">
          <w:rPr>
            <w:color w:val="D5B778"/>
            <w:lang w:val="en-US"/>
          </w:rPr>
          <w:br/>
          <w:delText xml:space="preserve">    &lt;script&gt;</w:delText>
        </w:r>
        <w:r w:rsidRPr="00592CDD">
          <w:rPr>
            <w:color w:val="D5B778"/>
            <w:lang w:val="en-US"/>
          </w:rPr>
          <w:br/>
          <w:delText xml:space="preserve">        </w:delText>
        </w:r>
        <w:r w:rsidRPr="00592CDD">
          <w:rPr>
            <w:color w:val="BCBEC4"/>
            <w:lang w:val="en-US"/>
          </w:rPr>
          <w:delText xml:space="preserve">// </w:delText>
        </w:r>
        <w:r>
          <w:rPr>
            <w:color w:val="BCBEC4"/>
          </w:rPr>
          <w:delText>Данные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из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базы</w:delText>
        </w:r>
        <w:r w:rsidRPr="00592CDD">
          <w:rPr>
            <w:color w:val="BCBEC4"/>
            <w:lang w:val="en-US"/>
          </w:rPr>
          <w:br/>
          <w:delText xml:space="preserve">        const products = [</w:delText>
        </w:r>
        <w:r w:rsidRPr="00592CDD">
          <w:rPr>
            <w:color w:val="BCBEC4"/>
            <w:lang w:val="en-US"/>
          </w:rPr>
          <w:br/>
          <w:delText xml:space="preserve">            {% for item in tovars %}</w:delText>
        </w:r>
        <w:r w:rsidRPr="00592CDD">
          <w:rPr>
            <w:color w:val="BCBEC4"/>
            <w:lang w:val="en-US"/>
          </w:rPr>
          <w:br/>
          <w:delText xml:space="preserve">            {</w:delText>
        </w:r>
        <w:r w:rsidRPr="00592CDD">
          <w:rPr>
            <w:color w:val="BCBEC4"/>
            <w:lang w:val="en-US"/>
          </w:rPr>
          <w:br/>
          <w:delText xml:space="preserve">                id: "{{ item.id_tovar }}",</w:delText>
        </w:r>
        <w:r w:rsidRPr="00592CDD">
          <w:rPr>
            <w:color w:val="BCBEC4"/>
            <w:lang w:val="en-US"/>
          </w:rPr>
          <w:br/>
          <w:delText xml:space="preserve">                name: "{{ item.name_tovar }}",</w:delText>
        </w:r>
        <w:r w:rsidRPr="00592CDD">
          <w:rPr>
            <w:color w:val="BCBEC4"/>
            <w:lang w:val="en-US"/>
          </w:rPr>
          <w:br/>
          <w:delText xml:space="preserve">                category: "{{ item.cat_tovar }}",</w:delText>
        </w:r>
        <w:r w:rsidRPr="00592CDD">
          <w:rPr>
            <w:color w:val="BCBEC4"/>
            <w:lang w:val="en-US"/>
          </w:rPr>
          <w:br/>
          <w:delText xml:space="preserve">                price: {{ item.price_tovar }},</w:delText>
        </w:r>
        <w:r w:rsidRPr="00592CDD">
          <w:rPr>
            <w:color w:val="BCBEC4"/>
            <w:lang w:val="en-US"/>
          </w:rPr>
          <w:br/>
          <w:delText xml:space="preserve">                skidka: {{ item.skidka_tovar }},</w:delText>
        </w:r>
        <w:r w:rsidRPr="00592CDD">
          <w:rPr>
            <w:color w:val="BCBEC4"/>
            <w:lang w:val="en-US"/>
          </w:rPr>
          <w:br/>
          <w:delText xml:space="preserve">                amount: {{ item.amount_tovar }},</w:delText>
        </w:r>
        <w:r w:rsidRPr="00592CDD">
          <w:rPr>
            <w:color w:val="BCBEC4"/>
            <w:lang w:val="en-US"/>
          </w:rPr>
          <w:br/>
          <w:delText xml:space="preserve">                about: "{{ item.about_tovar|escapejs }}",</w:delText>
        </w:r>
        <w:r w:rsidRPr="00592CDD">
          <w:rPr>
            <w:color w:val="BCBEC4"/>
            <w:lang w:val="en-US"/>
          </w:rPr>
          <w:br/>
          <w:delText xml:space="preserve">                photo: "{{ item.photo_tovar|default:'' }}"</w:delText>
        </w:r>
        <w:r w:rsidRPr="00592CDD">
          <w:rPr>
            <w:color w:val="BCBEC4"/>
            <w:lang w:val="en-US"/>
          </w:rPr>
          <w:br/>
          <w:delText xml:space="preserve">            },</w:delText>
        </w:r>
        <w:r w:rsidRPr="00592CDD">
          <w:rPr>
            <w:color w:val="BCBEC4"/>
            <w:lang w:val="en-US"/>
          </w:rPr>
          <w:br/>
          <w:delText xml:space="preserve">            {% endfor %}</w:delText>
        </w:r>
        <w:r w:rsidRPr="00592CDD">
          <w:rPr>
            <w:color w:val="BCBEC4"/>
            <w:lang w:val="en-US"/>
          </w:rPr>
          <w:br/>
          <w:delText xml:space="preserve">        ];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// </w:delText>
        </w:r>
        <w:r>
          <w:rPr>
            <w:color w:val="BCBEC4"/>
          </w:rPr>
          <w:delText>Функция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отображения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товаров</w:delText>
        </w:r>
        <w:r w:rsidRPr="00592CDD">
          <w:rPr>
            <w:color w:val="BCBEC4"/>
            <w:lang w:val="en-US"/>
          </w:rPr>
          <w:br/>
          <w:delText xml:space="preserve">        function displayProducts(productsArray, containerId) {</w:delText>
        </w:r>
        <w:r w:rsidRPr="00592CDD">
          <w:rPr>
            <w:color w:val="BCBEC4"/>
            <w:lang w:val="en-US"/>
          </w:rPr>
          <w:br/>
          <w:delText xml:space="preserve">            const container = document.getElementById(containerId);</w:delText>
        </w:r>
        <w:r w:rsidRPr="00592CDD">
          <w:rPr>
            <w:color w:val="BCBEC4"/>
            <w:lang w:val="en-US"/>
          </w:rPr>
          <w:br/>
          <w:delText xml:space="preserve">            if (!container) return;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    if (productsArray.length === 0) {</w:delText>
        </w:r>
        <w:r w:rsidRPr="00592CDD">
          <w:rPr>
            <w:color w:val="BCBEC4"/>
            <w:lang w:val="en-US"/>
          </w:rPr>
          <w:br/>
          <w:delText xml:space="preserve">                container.innerHTML = '&lt;p style="text-align: center; grid-column: 1/-1;"&gt;</w:delText>
        </w:r>
        <w:r>
          <w:rPr>
            <w:color w:val="BCBEC4"/>
          </w:rPr>
          <w:delText>Нет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товаров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в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этой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категории</w:delText>
        </w:r>
        <w:r w:rsidRPr="00592CDD">
          <w:rPr>
            <w:color w:val="BCBEC4"/>
            <w:lang w:val="en-US"/>
          </w:rPr>
          <w:delText>&lt;/p&gt;';</w:delText>
        </w:r>
        <w:r w:rsidRPr="00592CDD">
          <w:rPr>
            <w:color w:val="BCBEC4"/>
            <w:lang w:val="en-US"/>
          </w:rPr>
          <w:br/>
          <w:delText xml:space="preserve">                return;</w:delText>
        </w:r>
        <w:r w:rsidRPr="00592CDD">
          <w:rPr>
            <w:color w:val="BCBEC4"/>
            <w:lang w:val="en-US"/>
          </w:rPr>
          <w:br/>
          <w:delText xml:space="preserve">    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    container.innerHTML = productsArray.map(product =&gt; {</w:delText>
        </w:r>
        <w:r w:rsidRPr="00592CDD">
          <w:rPr>
            <w:color w:val="BCBEC4"/>
            <w:lang w:val="en-US"/>
          </w:rPr>
          <w:br/>
          <w:delText xml:space="preserve">                const discountPrice = product.skidka &gt; 0</w:delText>
        </w:r>
        <w:r w:rsidRPr="00592CDD">
          <w:rPr>
            <w:color w:val="BCBEC4"/>
            <w:lang w:val="en-US"/>
          </w:rPr>
          <w:br/>
          <w:delText xml:space="preserve">                    ? Math.round(product.price * (100 - product.skidka) / 100)</w:delText>
        </w:r>
        <w:r w:rsidRPr="00592CDD">
          <w:rPr>
            <w:color w:val="BCBEC4"/>
            <w:lang w:val="en-US"/>
          </w:rPr>
          <w:br/>
          <w:delText xml:space="preserve">                    : product.price;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        let imagePath = '/static/img/Icon.png';</w:delText>
        </w:r>
        <w:r w:rsidRPr="00592CDD">
          <w:rPr>
            <w:color w:val="BCBEC4"/>
            <w:lang w:val="en-US"/>
          </w:rPr>
          <w:br/>
          <w:delText xml:space="preserve">                if (product.photo &amp;&amp; product.photo !== 'None' &amp;&amp; product.photo !== 'null' &amp;&amp; product.photo !== '') {</w:delText>
        </w:r>
        <w:r w:rsidRPr="00592CDD">
          <w:rPr>
            <w:color w:val="BCBEC4"/>
            <w:lang w:val="en-US"/>
          </w:rPr>
          <w:br/>
          <w:delText xml:space="preserve">                    imagePath = `/static/img/${product.photo}`;</w:delText>
        </w:r>
        <w:r w:rsidRPr="00592CDD">
          <w:rPr>
            <w:color w:val="BCBEC4"/>
            <w:lang w:val="en-US"/>
          </w:rPr>
          <w:br/>
          <w:delText xml:space="preserve">        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        // </w:delText>
        </w:r>
        <w:r>
          <w:rPr>
            <w:color w:val="BCBEC4"/>
          </w:rPr>
          <w:delText>Проверяем</w:delText>
        </w:r>
        <w:r w:rsidRPr="00592CDD">
          <w:rPr>
            <w:color w:val="BCBEC4"/>
            <w:lang w:val="en-US"/>
          </w:rPr>
          <w:delText xml:space="preserve">, </w:delText>
        </w:r>
        <w:r>
          <w:rPr>
            <w:color w:val="BCBEC4"/>
          </w:rPr>
          <w:delText>скидка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больше</w:delText>
        </w:r>
        <w:r w:rsidRPr="00592CDD">
          <w:rPr>
            <w:color w:val="BCBEC4"/>
            <w:lang w:val="en-US"/>
          </w:rPr>
          <w:delText xml:space="preserve"> 15%</w:delText>
        </w:r>
        <w:r w:rsidRPr="00592CDD">
          <w:rPr>
            <w:color w:val="BCBEC4"/>
            <w:lang w:val="en-US"/>
          </w:rPr>
          <w:br/>
          <w:delText xml:space="preserve">                const isHighDiscount = product.skidka &gt; 15;</w:delText>
        </w:r>
        <w:r w:rsidRPr="00592CDD">
          <w:rPr>
            <w:color w:val="BCBEC4"/>
            <w:lang w:val="en-US"/>
          </w:rPr>
          <w:br/>
          <w:delText xml:space="preserve">                const cardClass = isHighDiscount ? 'product-card high-discount' : 'product-card';</w:delText>
        </w:r>
        <w:r w:rsidRPr="00592CDD">
          <w:rPr>
            <w:color w:val="BCBEC4"/>
            <w:lang w:val="en-US"/>
          </w:rPr>
          <w:br/>
          <w:delText xml:space="preserve">                const badgeClass = isHighDiscount ? 'discount-badge high-discount' : 'discount-badge';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        return `</w:delText>
        </w:r>
        <w:r w:rsidRPr="00592CDD">
          <w:rPr>
            <w:color w:val="BCBEC4"/>
            <w:lang w:val="en-US"/>
          </w:rPr>
          <w:br/>
          <w:delText xml:space="preserve">                &lt;div class="${cardClass}"&gt;</w:delText>
        </w:r>
        <w:r w:rsidRPr="00592CDD">
          <w:rPr>
            <w:color w:val="BCBEC4"/>
            <w:lang w:val="en-US"/>
          </w:rPr>
          <w:br/>
          <w:delText xml:space="preserve">                    &lt;div class="product-image"&gt;</w:delText>
        </w:r>
        <w:r w:rsidRPr="00592CDD">
          <w:rPr>
            <w:color w:val="BCBEC4"/>
            <w:lang w:val="en-US"/>
          </w:rPr>
          <w:br/>
          <w:delText xml:space="preserve">                        &lt;img src="${imagePath}" alt="${product.name}" onerror="this.src='/static/img/Icon.png'"&gt;</w:delText>
        </w:r>
        <w:r w:rsidRPr="00592CDD">
          <w:rPr>
            <w:color w:val="BCBEC4"/>
            <w:lang w:val="en-US"/>
          </w:rPr>
          <w:br/>
          <w:delText xml:space="preserve">                    &lt;/div&gt;</w:delText>
        </w:r>
        <w:r w:rsidRPr="00592CDD">
          <w:rPr>
            <w:color w:val="BCBEC4"/>
            <w:lang w:val="en-US"/>
          </w:rPr>
          <w:br/>
          <w:delText xml:space="preserve">                    &lt;div class="product-info"&gt;</w:delText>
        </w:r>
        <w:r w:rsidRPr="00592CDD">
          <w:rPr>
            <w:color w:val="BCBEC4"/>
            <w:lang w:val="en-US"/>
          </w:rPr>
          <w:br/>
          <w:delText xml:space="preserve">                        &lt;div class="product-title"&gt;${product.name}&lt;/div&gt;</w:delText>
        </w:r>
        <w:r w:rsidRPr="00592CDD">
          <w:rPr>
            <w:color w:val="BCBEC4"/>
            <w:lang w:val="en-US"/>
          </w:rPr>
          <w:br/>
          <w:delText xml:space="preserve">                        &lt;div class="product-article"&gt;</w:delText>
        </w:r>
        <w:r>
          <w:rPr>
            <w:color w:val="BCBEC4"/>
          </w:rPr>
          <w:delText>Артикул</w:delText>
        </w:r>
        <w:r w:rsidRPr="00592CDD">
          <w:rPr>
            <w:color w:val="BCBEC4"/>
            <w:lang w:val="en-US"/>
          </w:rPr>
          <w:delText>: ${product.id}&lt;/div&gt;</w:delText>
        </w:r>
        <w:r w:rsidRPr="00592CDD">
          <w:rPr>
            <w:color w:val="BCBEC4"/>
            <w:lang w:val="en-US"/>
          </w:rPr>
          <w:br/>
          <w:delText xml:space="preserve">                        &lt;span class="product-category"&gt;${product.category}&lt;/span&gt;</w:delText>
        </w:r>
        <w:r w:rsidRPr="00592CDD">
          <w:rPr>
            <w:color w:val="BCBEC4"/>
            <w:lang w:val="en-US"/>
          </w:rPr>
          <w:br/>
          <w:delText xml:space="preserve">                        &lt;div class="product-price"&gt;</w:delText>
        </w:r>
        <w:r w:rsidRPr="00592CDD">
          <w:rPr>
            <w:color w:val="BCBEC4"/>
            <w:lang w:val="en-US"/>
          </w:rPr>
          <w:br/>
          <w:delText xml:space="preserve">                            ${product.skidka &gt; 0 ? `</w:delText>
        </w:r>
        <w:r w:rsidRPr="00592CDD">
          <w:rPr>
            <w:color w:val="BCBEC4"/>
            <w:lang w:val="en-US"/>
          </w:rPr>
          <w:br/>
          <w:delText xml:space="preserve">                                &lt;span class="old-price"&gt;${product.price} ₽&lt;/span&gt;</w:delText>
        </w:r>
        <w:r w:rsidRPr="00592CDD">
          <w:rPr>
            <w:color w:val="BCBEC4"/>
            <w:lang w:val="en-US"/>
          </w:rPr>
          <w:br/>
          <w:delText xml:space="preserve">                                &lt;span class="current-price"&gt;${discountPrice} ₽&lt;/span&gt;</w:delText>
        </w:r>
        <w:r w:rsidRPr="00592CDD">
          <w:rPr>
            <w:color w:val="BCBEC4"/>
            <w:lang w:val="en-US"/>
          </w:rPr>
          <w:br/>
          <w:delText xml:space="preserve">                                &lt;span class="${badgeClass}"&gt;-${product.skidka}%&lt;/span&gt;</w:delText>
        </w:r>
        <w:r w:rsidRPr="00592CDD">
          <w:rPr>
            <w:color w:val="BCBEC4"/>
            <w:lang w:val="en-US"/>
          </w:rPr>
          <w:br/>
          <w:delText xml:space="preserve">                            ` : `</w:delText>
        </w:r>
        <w:r w:rsidRPr="00592CDD">
          <w:rPr>
            <w:color w:val="BCBEC4"/>
            <w:lang w:val="en-US"/>
          </w:rPr>
          <w:br/>
          <w:delText xml:space="preserve">                                &lt;span class="current-price"&gt;${product.price} ₽&lt;/span&gt;</w:delText>
        </w:r>
        <w:r w:rsidRPr="00592CDD">
          <w:rPr>
            <w:color w:val="BCBEC4"/>
            <w:lang w:val="en-US"/>
          </w:rPr>
          <w:br/>
          <w:delText xml:space="preserve">                            `}</w:delText>
        </w:r>
        <w:r w:rsidRPr="00592CDD">
          <w:rPr>
            <w:color w:val="BCBEC4"/>
            <w:lang w:val="en-US"/>
          </w:rPr>
          <w:br/>
          <w:delText xml:space="preserve">                        &lt;/div&gt;</w:delText>
        </w:r>
        <w:r w:rsidRPr="00592CDD">
          <w:rPr>
            <w:color w:val="BCBEC4"/>
            <w:lang w:val="en-US"/>
          </w:rPr>
          <w:br/>
          <w:delText xml:space="preserve">                        &lt;div class="stock-status"&gt;</w:delText>
        </w:r>
        <w:r w:rsidRPr="00592CDD">
          <w:rPr>
            <w:color w:val="BCBEC4"/>
            <w:lang w:val="en-US"/>
          </w:rPr>
          <w:br/>
          <w:delText xml:space="preserve">                            ${product.amount &gt; 0 ?</w:delText>
        </w:r>
        <w:r w:rsidRPr="00592CDD">
          <w:rPr>
            <w:color w:val="BCBEC4"/>
            <w:lang w:val="en-US"/>
          </w:rPr>
          <w:br/>
          <w:delText xml:space="preserve">                                `&lt;span class="in-stock"&gt;</w:delText>
        </w:r>
        <w:r w:rsidRPr="00592CDD">
          <w:rPr>
            <w:rFonts w:ascii="Segoe UI Emoji" w:hAnsi="Segoe UI Emoji" w:cs="Segoe UI Emoji"/>
            <w:color w:val="BCBEC4"/>
            <w:lang w:val="en-US"/>
          </w:rPr>
          <w:delText>✅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В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наличии</w:delText>
        </w:r>
        <w:r w:rsidRPr="00592CDD">
          <w:rPr>
            <w:color w:val="BCBEC4"/>
            <w:lang w:val="en-US"/>
          </w:rPr>
          <w:delText xml:space="preserve">: ${product.amount} </w:delText>
        </w:r>
        <w:r>
          <w:rPr>
            <w:color w:val="BCBEC4"/>
          </w:rPr>
          <w:delText>шт</w:delText>
        </w:r>
        <w:r w:rsidRPr="00592CDD">
          <w:rPr>
            <w:color w:val="BCBEC4"/>
            <w:lang w:val="en-US"/>
          </w:rPr>
          <w:delText>.&lt;/span&gt;` :</w:delText>
        </w:r>
        <w:r w:rsidRPr="00592CDD">
          <w:rPr>
            <w:color w:val="BCBEC4"/>
            <w:lang w:val="en-US"/>
          </w:rPr>
          <w:br/>
          <w:delText xml:space="preserve">                                `&lt;span class="out-of-stock"&gt;</w:delText>
        </w:r>
        <w:r w:rsidRPr="00592CDD">
          <w:rPr>
            <w:rFonts w:ascii="Segoe UI Emoji" w:hAnsi="Segoe UI Emoji" w:cs="Segoe UI Emoji"/>
            <w:color w:val="BCBEC4"/>
            <w:lang w:val="en-US"/>
          </w:rPr>
          <w:delText>❌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Нет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в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наличии</w:delText>
        </w:r>
        <w:r w:rsidRPr="00592CDD">
          <w:rPr>
            <w:color w:val="BCBEC4"/>
            <w:lang w:val="en-US"/>
          </w:rPr>
          <w:delText>&lt;/span&gt;`}</w:delText>
        </w:r>
        <w:r w:rsidRPr="00592CDD">
          <w:rPr>
            <w:color w:val="BCBEC4"/>
            <w:lang w:val="en-US"/>
          </w:rPr>
          <w:br/>
          <w:delText xml:space="preserve">                        &lt;/div&gt;</w:delText>
        </w:r>
        <w:r w:rsidRPr="00592CDD">
          <w:rPr>
            <w:color w:val="BCBEC4"/>
            <w:lang w:val="en-US"/>
          </w:rPr>
          <w:br/>
          <w:delText xml:space="preserve">                        &lt;div class="product-about"&gt;${product.about.substring(0, 80)}${product.about.length &gt; 80 ? '...' : ''}&lt;/div&gt;</w:delText>
        </w:r>
        <w:r w:rsidRPr="00592CDD">
          <w:rPr>
            <w:color w:val="BCBEC4"/>
            <w:lang w:val="en-US"/>
          </w:rPr>
          <w:br/>
          <w:delText xml:space="preserve">                        &lt;button class="buy-btn" onclick="buyProduct('${product.id}', '${product.name}')" ${product.amount === 0 ? 'disabled' : ''}&gt;</w:delText>
        </w:r>
        <w:r w:rsidRPr="00592CDD">
          <w:rPr>
            <w:color w:val="BCBEC4"/>
            <w:lang w:val="en-US"/>
          </w:rPr>
          <w:br/>
          <w:delText xml:space="preserve">                            ${product.amount &gt; 0 ? '</w:delText>
        </w:r>
        <w:r>
          <w:rPr>
            <w:color w:val="BCBEC4"/>
          </w:rPr>
          <w:delText>Купить</w:delText>
        </w:r>
        <w:r w:rsidRPr="00592CDD">
          <w:rPr>
            <w:color w:val="BCBEC4"/>
            <w:lang w:val="en-US"/>
          </w:rPr>
          <w:delText>' : '</w:delText>
        </w:r>
        <w:r>
          <w:rPr>
            <w:color w:val="BCBEC4"/>
          </w:rPr>
          <w:delText>Нет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в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наличии</w:delText>
        </w:r>
        <w:r w:rsidRPr="00592CDD">
          <w:rPr>
            <w:color w:val="BCBEC4"/>
            <w:lang w:val="en-US"/>
          </w:rPr>
          <w:delText>'}</w:delText>
        </w:r>
        <w:r w:rsidRPr="00592CDD">
          <w:rPr>
            <w:color w:val="BCBEC4"/>
            <w:lang w:val="en-US"/>
          </w:rPr>
          <w:br/>
          <w:delText xml:space="preserve">                        &lt;/button&gt;</w:delText>
        </w:r>
        <w:r w:rsidRPr="00592CDD">
          <w:rPr>
            <w:color w:val="BCBEC4"/>
            <w:lang w:val="en-US"/>
          </w:rPr>
          <w:br/>
          <w:delText xml:space="preserve">                    &lt;/div&gt;</w:delText>
        </w:r>
        <w:r w:rsidRPr="00592CDD">
          <w:rPr>
            <w:color w:val="BCBEC4"/>
            <w:lang w:val="en-US"/>
          </w:rPr>
          <w:br/>
          <w:delText xml:space="preserve">                &lt;/div&gt;</w:delText>
        </w:r>
        <w:r w:rsidRPr="00592CDD">
          <w:rPr>
            <w:color w:val="BCBEC4"/>
            <w:lang w:val="en-US"/>
          </w:rPr>
          <w:br/>
          <w:delText xml:space="preserve">            `}).join('');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// </w:delText>
        </w:r>
        <w:r>
          <w:rPr>
            <w:color w:val="BCBEC4"/>
          </w:rPr>
          <w:delText>Обновление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статистики</w:delText>
        </w:r>
        <w:r w:rsidRPr="00592CDD">
          <w:rPr>
            <w:color w:val="BCBEC4"/>
            <w:lang w:val="en-US"/>
          </w:rPr>
          <w:br/>
          <w:delText xml:space="preserve">        function updateStats() {</w:delText>
        </w:r>
        <w:r w:rsidRPr="00592CDD">
          <w:rPr>
            <w:color w:val="BCBEC4"/>
            <w:lang w:val="en-US"/>
          </w:rPr>
          <w:br/>
          <w:delText xml:space="preserve">            const inStock = products.filter(p =&gt; p.amount &gt; 0).length;</w:delText>
        </w:r>
        <w:r w:rsidRPr="00592CDD">
          <w:rPr>
            <w:color w:val="BCBEC4"/>
            <w:lang w:val="en-US"/>
          </w:rPr>
          <w:br/>
          <w:delText xml:space="preserve">            const discount = products.filter(p =&gt; p.skidka &gt; 0).length;</w:delText>
        </w:r>
        <w:r w:rsidRPr="00592CDD">
          <w:rPr>
            <w:color w:val="BCBEC4"/>
            <w:lang w:val="en-US"/>
          </w:rPr>
          <w:br/>
          <w:delText xml:space="preserve">            const inStockEl = document.getElementById('inStockCount');</w:delText>
        </w:r>
        <w:r w:rsidRPr="00592CDD">
          <w:rPr>
            <w:color w:val="BCBEC4"/>
            <w:lang w:val="en-US"/>
          </w:rPr>
          <w:br/>
          <w:delText xml:space="preserve">            const discountEl = document.getElementById('discountCount');</w:delText>
        </w:r>
        <w:r w:rsidRPr="00592CDD">
          <w:rPr>
            <w:color w:val="BCBEC4"/>
            <w:lang w:val="en-US"/>
          </w:rPr>
          <w:br/>
          <w:delText xml:space="preserve">            if (inStockEl) inStockEl.innerText = inStock;</w:delText>
        </w:r>
        <w:r w:rsidRPr="00592CDD">
          <w:rPr>
            <w:color w:val="BCBEC4"/>
            <w:lang w:val="en-US"/>
          </w:rPr>
          <w:br/>
          <w:delText xml:space="preserve">            if (discountEl) discountEl.innerText = discount;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// </w:delText>
        </w:r>
        <w:r>
          <w:rPr>
            <w:color w:val="BCBEC4"/>
          </w:rPr>
          <w:delText>Для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менеджера</w:delText>
        </w:r>
        <w:r w:rsidRPr="00592CDD">
          <w:rPr>
            <w:color w:val="BCBEC4"/>
            <w:lang w:val="en-US"/>
          </w:rPr>
          <w:delText>/</w:delText>
        </w:r>
        <w:r>
          <w:rPr>
            <w:color w:val="BCBEC4"/>
          </w:rPr>
          <w:delText>админа</w:delText>
        </w:r>
        <w:r w:rsidRPr="00592CDD">
          <w:rPr>
            <w:color w:val="BCBEC4"/>
            <w:lang w:val="en-US"/>
          </w:rPr>
          <w:br/>
          <w:delText xml:space="preserve">        {% if is_manager or is_admin %}</w:delText>
        </w:r>
        <w:r w:rsidRPr="00592CDD">
          <w:rPr>
            <w:color w:val="BCBEC4"/>
            <w:lang w:val="en-US"/>
          </w:rPr>
          <w:br/>
          <w:delText xml:space="preserve">        let currentFilter = '';</w:delText>
        </w:r>
        <w:r w:rsidRPr="00592CDD">
          <w:rPr>
            <w:color w:val="BCBEC4"/>
            <w:lang w:val="en-US"/>
          </w:rPr>
          <w:br/>
          <w:delText xml:space="preserve">        let currentSearch = '';</w:delText>
        </w:r>
        <w:r w:rsidRPr="00592CDD">
          <w:rPr>
            <w:color w:val="BCBEC4"/>
            <w:lang w:val="en-US"/>
          </w:rPr>
          <w:br/>
          <w:delText xml:space="preserve">        let currentSort = 'default';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function filterProducts() {</w:delText>
        </w:r>
        <w:r w:rsidRPr="00592CDD">
          <w:rPr>
            <w:color w:val="BCBEC4"/>
            <w:lang w:val="en-US"/>
          </w:rPr>
          <w:br/>
          <w:delText xml:space="preserve">            currentSearch = document.getElementById('searchInput')?.value.toLowerCase() || '';</w:delText>
        </w:r>
        <w:r w:rsidRPr="00592CDD">
          <w:rPr>
            <w:color w:val="BCBEC4"/>
            <w:lang w:val="en-US"/>
          </w:rPr>
          <w:br/>
          <w:delText xml:space="preserve">            currentFilter = document.getElementById('categoryFilter')?.value || '';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    let filtered = products;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    if (currentSearch) {</w:delText>
        </w:r>
        <w:r w:rsidRPr="00592CDD">
          <w:rPr>
            <w:color w:val="BCBEC4"/>
            <w:lang w:val="en-US"/>
          </w:rPr>
          <w:br/>
          <w:delText xml:space="preserve">                filtered = filtered.filter(p =&gt; p.name.toLowerCase().includes(currentSearch));</w:delText>
        </w:r>
        <w:r w:rsidRPr="00592CDD">
          <w:rPr>
            <w:color w:val="BCBEC4"/>
            <w:lang w:val="en-US"/>
          </w:rPr>
          <w:br/>
          <w:delText xml:space="preserve">    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    if (currentFilter) {</w:delText>
        </w:r>
        <w:r w:rsidRPr="00592CDD">
          <w:rPr>
            <w:color w:val="BCBEC4"/>
            <w:lang w:val="en-US"/>
          </w:rPr>
          <w:br/>
          <w:delText xml:space="preserve">                filtered = filtered.filter(p =&gt; p.category === currentFilter);</w:delText>
        </w:r>
        <w:r w:rsidRPr="00592CDD">
          <w:rPr>
            <w:color w:val="BCBEC4"/>
            <w:lang w:val="en-US"/>
          </w:rPr>
          <w:br/>
          <w:delText xml:space="preserve">    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    filtered = sortProductsArray(filtered, currentSort);</w:delText>
        </w:r>
        <w:r w:rsidRPr="00592CDD">
          <w:rPr>
            <w:color w:val="BCBEC4"/>
            <w:lang w:val="en-US"/>
          </w:rPr>
          <w:br/>
          <w:delText xml:space="preserve">            displayProducts(filtered, 'allProductsGrid');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function sortProducts() {</w:delText>
        </w:r>
        <w:r w:rsidRPr="00592CDD">
          <w:rPr>
            <w:color w:val="BCBEC4"/>
            <w:lang w:val="en-US"/>
          </w:rPr>
          <w:br/>
          <w:delText xml:space="preserve">            currentSort = document.getElementById('sortSelect')?.value || 'default';</w:delText>
        </w:r>
        <w:r w:rsidRPr="00592CDD">
          <w:rPr>
            <w:color w:val="BCBEC4"/>
            <w:lang w:val="en-US"/>
          </w:rPr>
          <w:br/>
          <w:delText xml:space="preserve">            filterProducts();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function sortProductsArray(productsArray, sortType) {</w:delText>
        </w:r>
        <w:r w:rsidRPr="00592CDD">
          <w:rPr>
            <w:color w:val="BCBEC4"/>
            <w:lang w:val="en-US"/>
          </w:rPr>
          <w:br/>
          <w:delText xml:space="preserve">            const sorted = [...productsArray];</w:delText>
        </w:r>
        <w:r w:rsidRPr="00592CDD">
          <w:rPr>
            <w:color w:val="BCBEC4"/>
            <w:lang w:val="en-US"/>
          </w:rPr>
          <w:br/>
          <w:delText xml:space="preserve">            switch(sortType) {</w:delText>
        </w:r>
        <w:r w:rsidRPr="00592CDD">
          <w:rPr>
            <w:color w:val="BCBEC4"/>
            <w:lang w:val="en-US"/>
          </w:rPr>
          <w:br/>
          <w:delText xml:space="preserve">                case 'price_asc':</w:delText>
        </w:r>
        <w:r w:rsidRPr="00592CDD">
          <w:rPr>
            <w:color w:val="BCBEC4"/>
            <w:lang w:val="en-US"/>
          </w:rPr>
          <w:br/>
          <w:delText xml:space="preserve">                    return sorted.sort((a, b) =&gt; {</w:delText>
        </w:r>
        <w:r w:rsidRPr="00592CDD">
          <w:rPr>
            <w:color w:val="BCBEC4"/>
            <w:lang w:val="en-US"/>
          </w:rPr>
          <w:br/>
          <w:delText xml:space="preserve">                        const priceA = a.price * (100 - a.skidka) / 100;</w:delText>
        </w:r>
        <w:r w:rsidRPr="00592CDD">
          <w:rPr>
            <w:color w:val="BCBEC4"/>
            <w:lang w:val="en-US"/>
          </w:rPr>
          <w:br/>
          <w:delText xml:space="preserve">                        const priceB = b.price * (100 - b.skidka) / 100;</w:delText>
        </w:r>
        <w:r w:rsidRPr="00592CDD">
          <w:rPr>
            <w:color w:val="BCBEC4"/>
            <w:lang w:val="en-US"/>
          </w:rPr>
          <w:br/>
          <w:delText xml:space="preserve">                        return priceA - priceB;</w:delText>
        </w:r>
        <w:r w:rsidRPr="00592CDD">
          <w:rPr>
            <w:color w:val="BCBEC4"/>
            <w:lang w:val="en-US"/>
          </w:rPr>
          <w:br/>
          <w:delText xml:space="preserve">                    });</w:delText>
        </w:r>
        <w:r w:rsidRPr="00592CDD">
          <w:rPr>
            <w:color w:val="BCBEC4"/>
            <w:lang w:val="en-US"/>
          </w:rPr>
          <w:br/>
          <w:delText xml:space="preserve">                case 'price_desc':</w:delText>
        </w:r>
        <w:r w:rsidRPr="00592CDD">
          <w:rPr>
            <w:color w:val="BCBEC4"/>
            <w:lang w:val="en-US"/>
          </w:rPr>
          <w:br/>
          <w:delText xml:space="preserve">                    return sorted.sort((a, b) =&gt; {</w:delText>
        </w:r>
        <w:r w:rsidRPr="00592CDD">
          <w:rPr>
            <w:color w:val="BCBEC4"/>
            <w:lang w:val="en-US"/>
          </w:rPr>
          <w:br/>
          <w:delText xml:space="preserve">                        const priceA = a.price * (100 - a.skidka) / 100;</w:delText>
        </w:r>
        <w:r w:rsidRPr="00592CDD">
          <w:rPr>
            <w:color w:val="BCBEC4"/>
            <w:lang w:val="en-US"/>
          </w:rPr>
          <w:br/>
          <w:delText xml:space="preserve">                        const priceB = b.price * (100 - b.skidka) / 100;</w:delText>
        </w:r>
        <w:r w:rsidRPr="00592CDD">
          <w:rPr>
            <w:color w:val="BCBEC4"/>
            <w:lang w:val="en-US"/>
          </w:rPr>
          <w:br/>
          <w:delText xml:space="preserve">                        return priceB - priceA;</w:delText>
        </w:r>
        <w:r w:rsidRPr="00592CDD">
          <w:rPr>
            <w:color w:val="BCBEC4"/>
            <w:lang w:val="en-US"/>
          </w:rPr>
          <w:br/>
          <w:delText xml:space="preserve">                    });</w:delText>
        </w:r>
        <w:r w:rsidRPr="00592CDD">
          <w:rPr>
            <w:color w:val="BCBEC4"/>
            <w:lang w:val="en-US"/>
          </w:rPr>
          <w:br/>
          <w:delText xml:space="preserve">                case 'name_asc':</w:delText>
        </w:r>
        <w:r w:rsidRPr="00592CDD">
          <w:rPr>
            <w:color w:val="BCBEC4"/>
            <w:lang w:val="en-US"/>
          </w:rPr>
          <w:br/>
          <w:delText xml:space="preserve">                    return sorted.sort((a, b) =&gt; a.name.localeCompare(b.name));</w:delText>
        </w:r>
        <w:r w:rsidRPr="00592CDD">
          <w:rPr>
            <w:color w:val="BCBEC4"/>
            <w:lang w:val="en-US"/>
          </w:rPr>
          <w:br/>
          <w:delText xml:space="preserve">                case 'name_desc':</w:delText>
        </w:r>
        <w:r w:rsidRPr="00592CDD">
          <w:rPr>
            <w:color w:val="BCBEC4"/>
            <w:lang w:val="en-US"/>
          </w:rPr>
          <w:br/>
          <w:delText xml:space="preserve">                    return sorted.sort((a, b) =&gt; b.name.localeCompare(a.name));</w:delText>
        </w:r>
        <w:r w:rsidRPr="00592CDD">
          <w:rPr>
            <w:color w:val="BCBEC4"/>
            <w:lang w:val="en-US"/>
          </w:rPr>
          <w:br/>
          <w:delText xml:space="preserve">                default:</w:delText>
        </w:r>
        <w:r w:rsidRPr="00592CDD">
          <w:rPr>
            <w:color w:val="BCBEC4"/>
            <w:lang w:val="en-US"/>
          </w:rPr>
          <w:br/>
          <w:delText xml:space="preserve">                    return sorted;</w:delText>
        </w:r>
        <w:r w:rsidRPr="00592CDD">
          <w:rPr>
            <w:color w:val="BCBEC4"/>
            <w:lang w:val="en-US"/>
          </w:rPr>
          <w:br/>
          <w:delText xml:space="preserve">            }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function showSection(section) {</w:delText>
        </w:r>
        <w:r w:rsidRPr="00592CDD">
          <w:rPr>
            <w:color w:val="BCBEC4"/>
            <w:lang w:val="en-US"/>
          </w:rPr>
          <w:br/>
          <w:delText xml:space="preserve">            document.querySelectorAll('.section').forEach(sec =&gt; sec.classList.remove('active'));</w:delText>
        </w:r>
        <w:r w:rsidRPr="00592CDD">
          <w:rPr>
            <w:color w:val="BCBEC4"/>
            <w:lang w:val="en-US"/>
          </w:rPr>
          <w:br/>
          <w:delText xml:space="preserve">            document.querySelectorAll('.nav-link').forEach(link =&gt; link.classList.remove('active'));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    if (section === 'all') {</w:delText>
        </w:r>
        <w:r w:rsidRPr="00592CDD">
          <w:rPr>
            <w:color w:val="BCBEC4"/>
            <w:lang w:val="en-US"/>
          </w:rPr>
          <w:br/>
          <w:delText xml:space="preserve">                document.getElementById('all-section').classList.add('active');</w:delText>
        </w:r>
        <w:r w:rsidRPr="00592CDD">
          <w:rPr>
            <w:color w:val="BCBEC4"/>
            <w:lang w:val="en-US"/>
          </w:rPr>
          <w:br/>
          <w:delText xml:space="preserve">                filterProducts();</w:delText>
        </w:r>
        <w:r w:rsidRPr="00592CDD">
          <w:rPr>
            <w:color w:val="BCBEC4"/>
            <w:lang w:val="en-US"/>
          </w:rPr>
          <w:br/>
          <w:delText xml:space="preserve">            } else if (section === 'women') {</w:delText>
        </w:r>
        <w:r w:rsidRPr="00592CDD">
          <w:rPr>
            <w:color w:val="BCBEC4"/>
            <w:lang w:val="en-US"/>
          </w:rPr>
          <w:br/>
          <w:delText xml:space="preserve">                document.getElementById('women-section').classList.add('active');</w:delText>
        </w:r>
        <w:r w:rsidRPr="00592CDD">
          <w:rPr>
            <w:color w:val="BCBEC4"/>
            <w:lang w:val="en-US"/>
          </w:rPr>
          <w:br/>
          <w:delText xml:space="preserve">                const womenProducts = products.filter(p =&gt; p.category === '</w:delText>
        </w:r>
        <w:r>
          <w:rPr>
            <w:color w:val="BCBEC4"/>
          </w:rPr>
          <w:delText>Женская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обувь</w:delText>
        </w:r>
        <w:r w:rsidRPr="00592CDD">
          <w:rPr>
            <w:color w:val="BCBEC4"/>
            <w:lang w:val="en-US"/>
          </w:rPr>
          <w:delText>');</w:delText>
        </w:r>
        <w:r w:rsidRPr="00592CDD">
          <w:rPr>
            <w:color w:val="BCBEC4"/>
            <w:lang w:val="en-US"/>
          </w:rPr>
          <w:br/>
          <w:delText xml:space="preserve">                displayProducts(womenProducts, 'womenProductsGrid');</w:delText>
        </w:r>
        <w:r w:rsidRPr="00592CDD">
          <w:rPr>
            <w:color w:val="BCBEC4"/>
            <w:lang w:val="en-US"/>
          </w:rPr>
          <w:br/>
          <w:delText xml:space="preserve">            } else if (section === 'men') {</w:delText>
        </w:r>
        <w:r w:rsidRPr="00592CDD">
          <w:rPr>
            <w:color w:val="BCBEC4"/>
            <w:lang w:val="en-US"/>
          </w:rPr>
          <w:br/>
          <w:delText xml:space="preserve">                document.getElementById('men-section').classList.add('active');</w:delText>
        </w:r>
        <w:r w:rsidRPr="00592CDD">
          <w:rPr>
            <w:color w:val="BCBEC4"/>
            <w:lang w:val="en-US"/>
          </w:rPr>
          <w:br/>
          <w:delText xml:space="preserve">                const menProducts = products.filter(p =&gt; p.category === '</w:delText>
        </w:r>
        <w:r>
          <w:rPr>
            <w:color w:val="BCBEC4"/>
          </w:rPr>
          <w:delText>Мужская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обувь</w:delText>
        </w:r>
        <w:r w:rsidRPr="00592CDD">
          <w:rPr>
            <w:color w:val="BCBEC4"/>
            <w:lang w:val="en-US"/>
          </w:rPr>
          <w:delText>');</w:delText>
        </w:r>
        <w:r w:rsidRPr="00592CDD">
          <w:rPr>
            <w:color w:val="BCBEC4"/>
            <w:lang w:val="en-US"/>
          </w:rPr>
          <w:br/>
          <w:delText xml:space="preserve">                displayProducts(menProducts, 'menProductsGrid');</w:delText>
        </w:r>
        <w:r w:rsidRPr="00592CDD">
          <w:rPr>
            <w:color w:val="BCBEC4"/>
            <w:lang w:val="en-US"/>
          </w:rPr>
          <w:br/>
          <w:delText xml:space="preserve">            } else if (section === 'sale') {</w:delText>
        </w:r>
        <w:r w:rsidRPr="00592CDD">
          <w:rPr>
            <w:color w:val="BCBEC4"/>
            <w:lang w:val="en-US"/>
          </w:rPr>
          <w:br/>
          <w:delText xml:space="preserve">                document.getElementById('sale-section').classList.add('active');</w:delText>
        </w:r>
        <w:r w:rsidRPr="00592CDD">
          <w:rPr>
            <w:color w:val="BCBEC4"/>
            <w:lang w:val="en-US"/>
          </w:rPr>
          <w:br/>
          <w:delText xml:space="preserve">                const saleProducts = products.filter(p =&gt; p.skidka &gt; 0);</w:delText>
        </w:r>
        <w:r w:rsidRPr="00592CDD">
          <w:rPr>
            <w:color w:val="BCBEC4"/>
            <w:lang w:val="en-US"/>
          </w:rPr>
          <w:br/>
          <w:delText xml:space="preserve">                displayProducts(saleProducts, 'saleProductsGrid');</w:delText>
        </w:r>
        <w:r w:rsidRPr="00592CDD">
          <w:rPr>
            <w:color w:val="BCBEC4"/>
            <w:lang w:val="en-US"/>
          </w:rPr>
          <w:br/>
          <w:delText xml:space="preserve">    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    if (event &amp;&amp; event.target) event.target.classList.add('active');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  <w:delText xml:space="preserve">        {% endif %}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function buyProduct(id, name) {</w:delText>
        </w:r>
        <w:r w:rsidRPr="00592CDD">
          <w:rPr>
            <w:color w:val="BCBEC4"/>
            <w:lang w:val="en-US"/>
          </w:rPr>
          <w:br/>
          <w:delText xml:space="preserve">            alert(`</w:delText>
        </w:r>
        <w:r>
          <w:rPr>
            <w:color w:val="BCBEC4"/>
          </w:rPr>
          <w:delText>Товар</w:delText>
        </w:r>
        <w:r w:rsidRPr="00592CDD">
          <w:rPr>
            <w:color w:val="BCBEC4"/>
            <w:lang w:val="en-US"/>
          </w:rPr>
          <w:delText xml:space="preserve"> "${name}" </w:delText>
        </w:r>
        <w:r>
          <w:rPr>
            <w:color w:val="BCBEC4"/>
          </w:rPr>
          <w:delText>добавлен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в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корзину</w:delText>
        </w:r>
        <w:r w:rsidRPr="00592CDD">
          <w:rPr>
            <w:color w:val="BCBEC4"/>
            <w:lang w:val="en-US"/>
          </w:rPr>
          <w:delText>!`);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document.addEventListener('DOMContentLoaded', function() {</w:delText>
        </w:r>
        <w:r w:rsidRPr="00592CDD">
          <w:rPr>
            <w:color w:val="BCBEC4"/>
            <w:lang w:val="en-US"/>
          </w:rPr>
          <w:br/>
          <w:delText xml:space="preserve">            updateStats();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    {% if is_manager or is_admin %}</w:delText>
        </w:r>
        <w:r w:rsidRPr="00592CDD">
          <w:rPr>
            <w:color w:val="BCBEC4"/>
            <w:lang w:val="en-US"/>
          </w:rPr>
          <w:br/>
          <w:delText xml:space="preserve">                // </w:delText>
        </w:r>
        <w:r>
          <w:rPr>
            <w:color w:val="BCBEC4"/>
          </w:rPr>
          <w:delText>Для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менеджера</w:delText>
        </w:r>
        <w:r w:rsidRPr="00592CDD">
          <w:rPr>
            <w:color w:val="BCBEC4"/>
            <w:lang w:val="en-US"/>
          </w:rPr>
          <w:delText>/</w:delText>
        </w:r>
        <w:r>
          <w:rPr>
            <w:color w:val="BCBEC4"/>
          </w:rPr>
          <w:delText>админа</w:delText>
        </w:r>
        <w:r w:rsidRPr="00592CDD">
          <w:rPr>
            <w:color w:val="BCBEC4"/>
            <w:lang w:val="en-US"/>
          </w:rPr>
          <w:delText xml:space="preserve"> - </w:delText>
        </w:r>
        <w:r>
          <w:rPr>
            <w:color w:val="BCBEC4"/>
          </w:rPr>
          <w:delText>все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секции</w:delText>
        </w:r>
        <w:r w:rsidRPr="00592CDD">
          <w:rPr>
            <w:color w:val="BCBEC4"/>
            <w:lang w:val="en-US"/>
          </w:rPr>
          <w:br/>
          <w:delText xml:space="preserve">                displayProducts(products, 'allProductsGrid');</w:delText>
        </w:r>
        <w:r w:rsidRPr="00592CDD">
          <w:rPr>
            <w:color w:val="BCBEC4"/>
            <w:lang w:val="en-US"/>
          </w:rPr>
          <w:br/>
          <w:delText xml:space="preserve">                displayProducts(products.filter(p =&gt; p.category === '</w:delText>
        </w:r>
        <w:r>
          <w:rPr>
            <w:color w:val="BCBEC4"/>
          </w:rPr>
          <w:delText>Женская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обувь</w:delText>
        </w:r>
        <w:r w:rsidRPr="00592CDD">
          <w:rPr>
            <w:color w:val="BCBEC4"/>
            <w:lang w:val="en-US"/>
          </w:rPr>
          <w:delText>'), 'womenProductsGrid');</w:delText>
        </w:r>
        <w:r w:rsidRPr="00592CDD">
          <w:rPr>
            <w:color w:val="BCBEC4"/>
            <w:lang w:val="en-US"/>
          </w:rPr>
          <w:br/>
          <w:delText xml:space="preserve">                displayProducts(products.filter(p =&gt; p.category === '</w:delText>
        </w:r>
        <w:r>
          <w:rPr>
            <w:color w:val="BCBEC4"/>
          </w:rPr>
          <w:delText>Мужская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обувь</w:delText>
        </w:r>
        <w:r w:rsidRPr="00592CDD">
          <w:rPr>
            <w:color w:val="BCBEC4"/>
            <w:lang w:val="en-US"/>
          </w:rPr>
          <w:delText>'), 'menProductsGrid');</w:delText>
        </w:r>
        <w:r w:rsidRPr="00592CDD">
          <w:rPr>
            <w:color w:val="BCBEC4"/>
            <w:lang w:val="en-US"/>
          </w:rPr>
          <w:br/>
          <w:delText xml:space="preserve">                displayProducts(products.filter(p =&gt; p.skidka &gt; 0), 'saleProductsGrid');</w:delText>
        </w:r>
        <w:r w:rsidRPr="00592CDD">
          <w:rPr>
            <w:color w:val="BCBEC4"/>
            <w:lang w:val="en-US"/>
          </w:rPr>
          <w:br/>
          <w:delText xml:space="preserve">            {% else %}</w:delText>
        </w:r>
        <w:r w:rsidRPr="00592CDD">
          <w:rPr>
            <w:color w:val="BCBEC4"/>
            <w:lang w:val="en-US"/>
          </w:rPr>
          <w:br/>
          <w:delText xml:space="preserve">                // </w:delText>
        </w:r>
        <w:r>
          <w:rPr>
            <w:color w:val="BCBEC4"/>
          </w:rPr>
          <w:delText>Для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клиентов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и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гостей</w:delText>
        </w:r>
        <w:r w:rsidRPr="00592CDD">
          <w:rPr>
            <w:color w:val="BCBEC4"/>
            <w:lang w:val="en-US"/>
          </w:rPr>
          <w:delText xml:space="preserve"> - </w:delText>
        </w:r>
        <w:r>
          <w:rPr>
            <w:color w:val="BCBEC4"/>
          </w:rPr>
          <w:delText>показываем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все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товары</w:delText>
        </w:r>
        <w:r w:rsidRPr="00592CDD">
          <w:rPr>
            <w:color w:val="BCBEC4"/>
            <w:lang w:val="en-US"/>
          </w:rPr>
          <w:br/>
          <w:delText xml:space="preserve">                const clientGrid = document.getElementById('clientProductsGrid');</w:delText>
        </w:r>
        <w:r w:rsidRPr="00592CDD">
          <w:rPr>
            <w:color w:val="BCBEC4"/>
            <w:lang w:val="en-US"/>
          </w:rPr>
          <w:br/>
          <w:delText xml:space="preserve">                if (clientGrid) {</w:delText>
        </w:r>
        <w:r w:rsidRPr="00592CDD">
          <w:rPr>
            <w:color w:val="BCBEC4"/>
            <w:lang w:val="en-US"/>
          </w:rPr>
          <w:br/>
          <w:delText xml:space="preserve">                    displayProducts(products, 'clientProductsGrid');</w:delText>
        </w:r>
        <w:r w:rsidRPr="00592CDD">
          <w:rPr>
            <w:color w:val="BCBEC4"/>
            <w:lang w:val="en-US"/>
          </w:rPr>
          <w:br/>
          <w:delText xml:space="preserve">                }</w:delText>
        </w:r>
        <w:r w:rsidRPr="00592CDD">
          <w:rPr>
            <w:color w:val="BCBEC4"/>
            <w:lang w:val="en-US"/>
          </w:rPr>
          <w:br/>
          <w:delText xml:space="preserve">            {% endif %}</w:delText>
        </w:r>
        <w:r w:rsidRPr="00592CDD">
          <w:rPr>
            <w:color w:val="BCBEC4"/>
            <w:lang w:val="en-US"/>
          </w:rPr>
          <w:br/>
          <w:delText xml:space="preserve">        });</w:delText>
        </w:r>
        <w:r w:rsidRPr="00592CDD">
          <w:rPr>
            <w:color w:val="BCBEC4"/>
            <w:lang w:val="en-US"/>
          </w:rPr>
          <w:br/>
          <w:delText xml:space="preserve">    </w:delText>
        </w:r>
        <w:r w:rsidRPr="00592CDD">
          <w:rPr>
            <w:color w:val="D5B778"/>
            <w:lang w:val="en-US"/>
          </w:rPr>
          <w:delText>&lt;/script&gt;</w:delText>
        </w:r>
        <w:r w:rsidRPr="00592CDD">
          <w:rPr>
            <w:color w:val="D5B778"/>
            <w:lang w:val="en-US"/>
          </w:rPr>
          <w:br/>
          <w:delText>&lt;/body&gt;</w:delText>
        </w:r>
        <w:r w:rsidRPr="00592CDD">
          <w:rPr>
            <w:color w:val="D5B778"/>
            <w:lang w:val="en-US"/>
          </w:rPr>
          <w:br/>
          <w:delText>&lt;/html&gt;</w:delText>
        </w:r>
      </w:del>
    </w:p>
    <w:p w14:paraId="233D7E4F" w14:textId="477E6927" w:rsidR="00592CDD" w:rsidRDefault="00592CDD" w:rsidP="00075477">
      <w:pPr>
        <w:rPr>
          <w:del w:id="15" w:author="Сергей Иванов" w:date="2026-06-11T01:09:00Z"/>
          <w:lang w:val="en-US"/>
        </w:rPr>
      </w:pPr>
    </w:p>
    <w:p w14:paraId="5794CDDD" w14:textId="1CFC10E9" w:rsidR="00592CDD" w:rsidRPr="00687C41" w:rsidRDefault="00592CDD" w:rsidP="00075477">
      <w:pPr>
        <w:rPr>
          <w:del w:id="16" w:author="Сергей Иванов" w:date="2026-06-11T01:09:00Z"/>
          <w:lang w:val="en-US"/>
        </w:rPr>
      </w:pPr>
      <w:del w:id="17" w:author="Сергей Иванов" w:date="2026-06-11T01:09:00Z">
        <w:r>
          <w:delText>Хтмл</w:delText>
        </w:r>
        <w:r w:rsidRPr="00687C41">
          <w:rPr>
            <w:lang w:val="en-US"/>
          </w:rPr>
          <w:delText xml:space="preserve"> </w:delText>
        </w:r>
        <w:r>
          <w:delText>логин</w:delText>
        </w:r>
      </w:del>
    </w:p>
    <w:p w14:paraId="04BA2651" w14:textId="77777777" w:rsidR="00592CDD" w:rsidRPr="00592CDD" w:rsidRDefault="00592CDD" w:rsidP="00592CDD">
      <w:pPr>
        <w:pStyle w:val="HTML"/>
        <w:shd w:val="clear" w:color="auto" w:fill="1E1F22"/>
        <w:rPr>
          <w:del w:id="18" w:author="Сергей Иванов" w:date="2026-06-11T01:09:00Z"/>
          <w:color w:val="BCBEC4"/>
          <w:lang w:val="en-US"/>
        </w:rPr>
      </w:pPr>
      <w:del w:id="19" w:author="Сергей Иванов" w:date="2026-06-11T01:09:00Z">
        <w:r w:rsidRPr="00592CDD">
          <w:rPr>
            <w:color w:val="D5B778"/>
            <w:lang w:val="en-US"/>
          </w:rPr>
          <w:delText xml:space="preserve">&lt;!DOCTYPE </w:delText>
        </w:r>
        <w:r w:rsidRPr="00592CDD">
          <w:rPr>
            <w:color w:val="BABABA"/>
            <w:lang w:val="en-US"/>
          </w:rPr>
          <w:delText>html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&lt;html </w:delText>
        </w:r>
        <w:r w:rsidRPr="00592CDD">
          <w:rPr>
            <w:color w:val="BABABA"/>
            <w:lang w:val="en-US"/>
          </w:rPr>
          <w:delText>lang</w:delText>
        </w:r>
        <w:r w:rsidRPr="00592CDD">
          <w:rPr>
            <w:color w:val="6AAB73"/>
            <w:lang w:val="en-US"/>
          </w:rPr>
          <w:delText>="ru"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>&lt;head&gt;</w:delText>
        </w:r>
        <w:r w:rsidRPr="00592CDD">
          <w:rPr>
            <w:color w:val="D5B778"/>
            <w:lang w:val="en-US"/>
          </w:rPr>
          <w:br/>
          <w:delText xml:space="preserve">    &lt;meta </w:delText>
        </w:r>
        <w:r w:rsidRPr="00592CDD">
          <w:rPr>
            <w:color w:val="BABABA"/>
            <w:lang w:val="en-US"/>
          </w:rPr>
          <w:delText>charset</w:delText>
        </w:r>
        <w:r w:rsidRPr="00592CDD">
          <w:rPr>
            <w:color w:val="6AAB73"/>
            <w:lang w:val="en-US"/>
          </w:rPr>
          <w:delText>="UTF-8"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&lt;meta </w:delText>
        </w:r>
        <w:r w:rsidRPr="00592CDD">
          <w:rPr>
            <w:color w:val="BABABA"/>
            <w:lang w:val="en-US"/>
          </w:rPr>
          <w:delText>name</w:delText>
        </w:r>
        <w:r w:rsidRPr="00592CDD">
          <w:rPr>
            <w:color w:val="6AAB73"/>
            <w:lang w:val="en-US"/>
          </w:rPr>
          <w:delText xml:space="preserve">="viewport" </w:delText>
        </w:r>
        <w:r w:rsidRPr="00592CDD">
          <w:rPr>
            <w:color w:val="BABABA"/>
            <w:lang w:val="en-US"/>
          </w:rPr>
          <w:delText>content</w:delText>
        </w:r>
        <w:r w:rsidRPr="00592CDD">
          <w:rPr>
            <w:color w:val="6AAB73"/>
            <w:lang w:val="en-US"/>
          </w:rPr>
          <w:delText>="width=device-width, initial-scale=1.0"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&lt;title&gt;</w:delText>
        </w:r>
        <w:r>
          <w:rPr>
            <w:color w:val="BCBEC4"/>
          </w:rPr>
          <w:delText>Вход</w:delText>
        </w:r>
        <w:r w:rsidRPr="00592CDD">
          <w:rPr>
            <w:color w:val="BCBEC4"/>
            <w:lang w:val="en-US"/>
          </w:rPr>
          <w:delText xml:space="preserve"> - </w:delText>
        </w:r>
        <w:r>
          <w:rPr>
            <w:color w:val="BCBEC4"/>
          </w:rPr>
          <w:delText>ООО</w:delText>
        </w:r>
        <w:r w:rsidRPr="00592CDD">
          <w:rPr>
            <w:color w:val="BCBEC4"/>
            <w:lang w:val="en-US"/>
          </w:rPr>
          <w:delText xml:space="preserve"> "</w:delText>
        </w:r>
        <w:r>
          <w:rPr>
            <w:color w:val="BCBEC4"/>
          </w:rPr>
          <w:delText>Обувь</w:delText>
        </w:r>
        <w:r w:rsidRPr="00592CDD">
          <w:rPr>
            <w:color w:val="BCBEC4"/>
            <w:lang w:val="en-US"/>
          </w:rPr>
          <w:delText>"</w:delText>
        </w:r>
        <w:r w:rsidRPr="00592CDD">
          <w:rPr>
            <w:color w:val="D5B778"/>
            <w:lang w:val="en-US"/>
          </w:rPr>
          <w:delText>&lt;/title&gt;</w:delText>
        </w:r>
        <w:r w:rsidRPr="00592CDD">
          <w:rPr>
            <w:color w:val="D5B778"/>
            <w:lang w:val="en-US"/>
          </w:rPr>
          <w:br/>
          <w:delText xml:space="preserve">    &lt;link </w:delText>
        </w:r>
        <w:r w:rsidRPr="00592CDD">
          <w:rPr>
            <w:color w:val="BABABA"/>
            <w:lang w:val="en-US"/>
          </w:rPr>
          <w:delText>rel</w:delText>
        </w:r>
        <w:r w:rsidRPr="00592CDD">
          <w:rPr>
            <w:color w:val="6AAB73"/>
            <w:lang w:val="en-US"/>
          </w:rPr>
          <w:delText xml:space="preserve">="icon" </w:delText>
        </w:r>
        <w:r w:rsidRPr="00592CDD">
          <w:rPr>
            <w:color w:val="BABABA"/>
            <w:lang w:val="en-US"/>
          </w:rPr>
          <w:delText>href</w:delText>
        </w:r>
        <w:r w:rsidRPr="00592CDD">
          <w:rPr>
            <w:color w:val="6AAB73"/>
            <w:lang w:val="en-US"/>
          </w:rPr>
          <w:delText xml:space="preserve">="/static/img/Icon.png" </w:delText>
        </w:r>
        <w:r w:rsidRPr="00592CDD">
          <w:rPr>
            <w:color w:val="BABABA"/>
            <w:lang w:val="en-US"/>
          </w:rPr>
          <w:delText>type</w:delText>
        </w:r>
        <w:r w:rsidRPr="00592CDD">
          <w:rPr>
            <w:color w:val="6AAB73"/>
            <w:lang w:val="en-US"/>
          </w:rPr>
          <w:delText>="image/png"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&lt;style&gt;</w:delText>
        </w:r>
        <w:r w:rsidRPr="00592CDD">
          <w:rPr>
            <w:color w:val="D5B778"/>
            <w:lang w:val="en-US"/>
          </w:rPr>
          <w:br/>
          <w:delText xml:space="preserve">        </w:delText>
        </w:r>
        <w:r w:rsidRPr="00592CDD">
          <w:rPr>
            <w:color w:val="BCBEC4"/>
            <w:lang w:val="en-US"/>
          </w:rPr>
          <w:delText>* {</w:delText>
        </w:r>
        <w:r w:rsidRPr="00592CDD">
          <w:rPr>
            <w:color w:val="BCBEC4"/>
            <w:lang w:val="en-US"/>
          </w:rPr>
          <w:br/>
          <w:delText xml:space="preserve">            margin: 0;</w:delText>
        </w:r>
        <w:r w:rsidRPr="00592CDD">
          <w:rPr>
            <w:color w:val="BCBEC4"/>
            <w:lang w:val="en-US"/>
          </w:rPr>
          <w:br/>
          <w:delText xml:space="preserve">            padding: 0;</w:delText>
        </w:r>
        <w:r w:rsidRPr="00592CDD">
          <w:rPr>
            <w:color w:val="BCBEC4"/>
            <w:lang w:val="en-US"/>
          </w:rPr>
          <w:br/>
          <w:delText xml:space="preserve">            box-sizing: border-box;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body {</w:delText>
        </w:r>
        <w:r w:rsidRPr="00592CDD">
          <w:rPr>
            <w:color w:val="BCBEC4"/>
            <w:lang w:val="en-US"/>
          </w:rPr>
          <w:br/>
          <w:delText xml:space="preserve">            font-family: 'Times New Roman', Times, serif;</w:delText>
        </w:r>
        <w:r w:rsidRPr="00592CDD">
          <w:rPr>
            <w:color w:val="BCBEC4"/>
            <w:lang w:val="en-US"/>
          </w:rPr>
          <w:br/>
          <w:delText xml:space="preserve">            background: #FFFFFF;</w:delText>
        </w:r>
        <w:r w:rsidRPr="00592CDD">
          <w:rPr>
            <w:color w:val="BCBEC4"/>
            <w:lang w:val="en-US"/>
          </w:rPr>
          <w:br/>
          <w:delText xml:space="preserve">            min-height: 100vh;</w:delText>
        </w:r>
        <w:r w:rsidRPr="00592CDD">
          <w:rPr>
            <w:color w:val="BCBEC4"/>
            <w:lang w:val="en-US"/>
          </w:rPr>
          <w:br/>
          <w:delText xml:space="preserve">            display: flex;</w:delText>
        </w:r>
        <w:r w:rsidRPr="00592CDD">
          <w:rPr>
            <w:color w:val="BCBEC4"/>
            <w:lang w:val="en-US"/>
          </w:rPr>
          <w:br/>
          <w:delText xml:space="preserve">            justify-content: center;</w:delText>
        </w:r>
        <w:r w:rsidRPr="00592CDD">
          <w:rPr>
            <w:color w:val="BCBEC4"/>
            <w:lang w:val="en-US"/>
          </w:rPr>
          <w:br/>
          <w:delText xml:space="preserve">            align-items: center;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.login-container {</w:delText>
        </w:r>
        <w:r w:rsidRPr="00592CDD">
          <w:rPr>
            <w:color w:val="BCBEC4"/>
            <w:lang w:val="en-US"/>
          </w:rPr>
          <w:br/>
          <w:delText xml:space="preserve">            background: #FFFFFF;</w:delText>
        </w:r>
        <w:r w:rsidRPr="00592CDD">
          <w:rPr>
            <w:color w:val="BCBEC4"/>
            <w:lang w:val="en-US"/>
          </w:rPr>
          <w:br/>
          <w:delText xml:space="preserve">            border: 2px solid #7FFF00;</w:delText>
        </w:r>
        <w:r w:rsidRPr="00592CDD">
          <w:rPr>
            <w:color w:val="BCBEC4"/>
            <w:lang w:val="en-US"/>
          </w:rPr>
          <w:br/>
          <w:delText xml:space="preserve">            border-radius: 20px;</w:delText>
        </w:r>
        <w:r w:rsidRPr="00592CDD">
          <w:rPr>
            <w:color w:val="BCBEC4"/>
            <w:lang w:val="en-US"/>
          </w:rPr>
          <w:br/>
          <w:delText xml:space="preserve">            box-shadow: 0 20px 40px rgba(0,0,0,0.1);</w:delText>
        </w:r>
        <w:r w:rsidRPr="00592CDD">
          <w:rPr>
            <w:color w:val="BCBEC4"/>
            <w:lang w:val="en-US"/>
          </w:rPr>
          <w:br/>
          <w:delText xml:space="preserve">            overflow: hidden;</w:delText>
        </w:r>
        <w:r w:rsidRPr="00592CDD">
          <w:rPr>
            <w:color w:val="BCBEC4"/>
            <w:lang w:val="en-US"/>
          </w:rPr>
          <w:br/>
          <w:delText xml:space="preserve">            width: 400px;</w:delText>
        </w:r>
        <w:r w:rsidRPr="00592CDD">
          <w:rPr>
            <w:color w:val="BCBEC4"/>
            <w:lang w:val="en-US"/>
          </w:rPr>
          <w:br/>
          <w:delText xml:space="preserve">            max-width: 90%;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.login-header {</w:delText>
        </w:r>
        <w:r w:rsidRPr="00592CDD">
          <w:rPr>
            <w:color w:val="BCBEC4"/>
            <w:lang w:val="en-US"/>
          </w:rPr>
          <w:br/>
          <w:delText xml:space="preserve">            background: #7FFF00;</w:delText>
        </w:r>
        <w:r w:rsidRPr="00592CDD">
          <w:rPr>
            <w:color w:val="BCBEC4"/>
            <w:lang w:val="en-US"/>
          </w:rPr>
          <w:br/>
          <w:delText xml:space="preserve">            color: #333;</w:delText>
        </w:r>
        <w:r w:rsidRPr="00592CDD">
          <w:rPr>
            <w:color w:val="BCBEC4"/>
            <w:lang w:val="en-US"/>
          </w:rPr>
          <w:br/>
          <w:delText xml:space="preserve">            padding: 30px;</w:delText>
        </w:r>
        <w:r w:rsidRPr="00592CDD">
          <w:rPr>
            <w:color w:val="BCBEC4"/>
            <w:lang w:val="en-US"/>
          </w:rPr>
          <w:br/>
          <w:delText xml:space="preserve">            text-align: center;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.login-header h1 {</w:delText>
        </w:r>
        <w:r w:rsidRPr="00592CDD">
          <w:rPr>
            <w:color w:val="BCBEC4"/>
            <w:lang w:val="en-US"/>
          </w:rPr>
          <w:br/>
          <w:delText xml:space="preserve">            font-size: 28px;</w:delText>
        </w:r>
        <w:r w:rsidRPr="00592CDD">
          <w:rPr>
            <w:color w:val="BCBEC4"/>
            <w:lang w:val="en-US"/>
          </w:rPr>
          <w:br/>
          <w:delText xml:space="preserve">            margin-bottom: 10px;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.login-header p {</w:delText>
        </w:r>
        <w:r w:rsidRPr="00592CDD">
          <w:rPr>
            <w:color w:val="BCBEC4"/>
            <w:lang w:val="en-US"/>
          </w:rPr>
          <w:br/>
          <w:delText xml:space="preserve">            font-size: 14px;</w:delText>
        </w:r>
        <w:r w:rsidRPr="00592CDD">
          <w:rPr>
            <w:color w:val="BCBEC4"/>
            <w:lang w:val="en-US"/>
          </w:rPr>
          <w:br/>
          <w:delText xml:space="preserve">            opacity: 0.9;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.login-body {</w:delText>
        </w:r>
        <w:r w:rsidRPr="00592CDD">
          <w:rPr>
            <w:color w:val="BCBEC4"/>
            <w:lang w:val="en-US"/>
          </w:rPr>
          <w:br/>
          <w:delText xml:space="preserve">            padding: 30px;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.form-group {</w:delText>
        </w:r>
        <w:r w:rsidRPr="00592CDD">
          <w:rPr>
            <w:color w:val="BCBEC4"/>
            <w:lang w:val="en-US"/>
          </w:rPr>
          <w:br/>
          <w:delText xml:space="preserve">            margin-bottom: 20px;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label {</w:delText>
        </w:r>
        <w:r w:rsidRPr="00592CDD">
          <w:rPr>
            <w:color w:val="BCBEC4"/>
            <w:lang w:val="en-US"/>
          </w:rPr>
          <w:br/>
          <w:delText xml:space="preserve">            display: block;</w:delText>
        </w:r>
        <w:r w:rsidRPr="00592CDD">
          <w:rPr>
            <w:color w:val="BCBEC4"/>
            <w:lang w:val="en-US"/>
          </w:rPr>
          <w:br/>
          <w:delText xml:space="preserve">            margin-bottom: 8px;</w:delText>
        </w:r>
        <w:r w:rsidRPr="00592CDD">
          <w:rPr>
            <w:color w:val="BCBEC4"/>
            <w:lang w:val="en-US"/>
          </w:rPr>
          <w:br/>
          <w:delText xml:space="preserve">            color: #333;</w:delText>
        </w:r>
        <w:r w:rsidRPr="00592CDD">
          <w:rPr>
            <w:color w:val="BCBEC4"/>
            <w:lang w:val="en-US"/>
          </w:rPr>
          <w:br/>
          <w:delText xml:space="preserve">            font-weight: bold;</w:delText>
        </w:r>
        <w:r w:rsidRPr="00592CDD">
          <w:rPr>
            <w:color w:val="BCBEC4"/>
            <w:lang w:val="en-US"/>
          </w:rPr>
          <w:br/>
          <w:delText xml:space="preserve">            font-family: 'Times New Roman', Times, serif;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input {</w:delText>
        </w:r>
        <w:r w:rsidRPr="00592CDD">
          <w:rPr>
            <w:color w:val="BCBEC4"/>
            <w:lang w:val="en-US"/>
          </w:rPr>
          <w:br/>
          <w:delText xml:space="preserve">            width: 100%;</w:delText>
        </w:r>
        <w:r w:rsidRPr="00592CDD">
          <w:rPr>
            <w:color w:val="BCBEC4"/>
            <w:lang w:val="en-US"/>
          </w:rPr>
          <w:br/>
          <w:delText xml:space="preserve">            padding: 12px;</w:delText>
        </w:r>
        <w:r w:rsidRPr="00592CDD">
          <w:rPr>
            <w:color w:val="BCBEC4"/>
            <w:lang w:val="en-US"/>
          </w:rPr>
          <w:br/>
          <w:delText xml:space="preserve">            border: 1px solid #7FFF00;</w:delText>
        </w:r>
        <w:r w:rsidRPr="00592CDD">
          <w:rPr>
            <w:color w:val="BCBEC4"/>
            <w:lang w:val="en-US"/>
          </w:rPr>
          <w:br/>
          <w:delText xml:space="preserve">            border-radius: 8px;</w:delText>
        </w:r>
        <w:r w:rsidRPr="00592CDD">
          <w:rPr>
            <w:color w:val="BCBEC4"/>
            <w:lang w:val="en-US"/>
          </w:rPr>
          <w:br/>
          <w:delText xml:space="preserve">            font-size: 14px;</w:delText>
        </w:r>
        <w:r w:rsidRPr="00592CDD">
          <w:rPr>
            <w:color w:val="BCBEC4"/>
            <w:lang w:val="en-US"/>
          </w:rPr>
          <w:br/>
          <w:delText xml:space="preserve">            font-family: 'Times New Roman', Times, serif;</w:delText>
        </w:r>
        <w:r w:rsidRPr="00592CDD">
          <w:rPr>
            <w:color w:val="BCBEC4"/>
            <w:lang w:val="en-US"/>
          </w:rPr>
          <w:br/>
          <w:delText xml:space="preserve">            transition: border-color 0.3s;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input:focus {</w:delText>
        </w:r>
        <w:r w:rsidRPr="00592CDD">
          <w:rPr>
            <w:color w:val="BCBEC4"/>
            <w:lang w:val="en-US"/>
          </w:rPr>
          <w:br/>
          <w:delText xml:space="preserve">            outline: none;</w:delText>
        </w:r>
        <w:r w:rsidRPr="00592CDD">
          <w:rPr>
            <w:color w:val="BCBEC4"/>
            <w:lang w:val="en-US"/>
          </w:rPr>
          <w:br/>
          <w:delText xml:space="preserve">            border-color: #00FA9A;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.btn-login {</w:delText>
        </w:r>
        <w:r w:rsidRPr="00592CDD">
          <w:rPr>
            <w:color w:val="BCBEC4"/>
            <w:lang w:val="en-US"/>
          </w:rPr>
          <w:br/>
          <w:delText xml:space="preserve">            width: 100%;</w:delText>
        </w:r>
        <w:r w:rsidRPr="00592CDD">
          <w:rPr>
            <w:color w:val="BCBEC4"/>
            <w:lang w:val="en-US"/>
          </w:rPr>
          <w:br/>
          <w:delText xml:space="preserve">            padding: 12px;</w:delText>
        </w:r>
        <w:r w:rsidRPr="00592CDD">
          <w:rPr>
            <w:color w:val="BCBEC4"/>
            <w:lang w:val="en-US"/>
          </w:rPr>
          <w:br/>
          <w:delText xml:space="preserve">            background: #00FA9A;</w:delText>
        </w:r>
        <w:r w:rsidRPr="00592CDD">
          <w:rPr>
            <w:color w:val="BCBEC4"/>
            <w:lang w:val="en-US"/>
          </w:rPr>
          <w:br/>
          <w:delText xml:space="preserve">            color: #333;</w:delText>
        </w:r>
        <w:r w:rsidRPr="00592CDD">
          <w:rPr>
            <w:color w:val="BCBEC4"/>
            <w:lang w:val="en-US"/>
          </w:rPr>
          <w:br/>
          <w:delText xml:space="preserve">            border: none;</w:delText>
        </w:r>
        <w:r w:rsidRPr="00592CDD">
          <w:rPr>
            <w:color w:val="BCBEC4"/>
            <w:lang w:val="en-US"/>
          </w:rPr>
          <w:br/>
          <w:delText xml:space="preserve">            border-radius: 8px;</w:delText>
        </w:r>
        <w:r w:rsidRPr="00592CDD">
          <w:rPr>
            <w:color w:val="BCBEC4"/>
            <w:lang w:val="en-US"/>
          </w:rPr>
          <w:br/>
          <w:delText xml:space="preserve">            font-size: 16px;</w:delText>
        </w:r>
        <w:r w:rsidRPr="00592CDD">
          <w:rPr>
            <w:color w:val="BCBEC4"/>
            <w:lang w:val="en-US"/>
          </w:rPr>
          <w:br/>
          <w:delText xml:space="preserve">            font-weight: bold;</w:delText>
        </w:r>
        <w:r w:rsidRPr="00592CDD">
          <w:rPr>
            <w:color w:val="BCBEC4"/>
            <w:lang w:val="en-US"/>
          </w:rPr>
          <w:br/>
          <w:delText xml:space="preserve">            cursor: pointer;</w:delText>
        </w:r>
        <w:r w:rsidRPr="00592CDD">
          <w:rPr>
            <w:color w:val="BCBEC4"/>
            <w:lang w:val="en-US"/>
          </w:rPr>
          <w:br/>
          <w:delText xml:space="preserve">            transition: all 0.2s;</w:delText>
        </w:r>
        <w:r w:rsidRPr="00592CDD">
          <w:rPr>
            <w:color w:val="BCBEC4"/>
            <w:lang w:val="en-US"/>
          </w:rPr>
          <w:br/>
          <w:delText xml:space="preserve">            font-family: 'Times New Roman', Times, serif;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.btn-login:hover {</w:delText>
        </w:r>
        <w:r w:rsidRPr="00592CDD">
          <w:rPr>
            <w:color w:val="BCBEC4"/>
            <w:lang w:val="en-US"/>
          </w:rPr>
          <w:br/>
          <w:delText xml:space="preserve">            background: #00E090;</w:delText>
        </w:r>
        <w:r w:rsidRPr="00592CDD">
          <w:rPr>
            <w:color w:val="BCBEC4"/>
            <w:lang w:val="en-US"/>
          </w:rPr>
          <w:br/>
          <w:delText xml:space="preserve">            transform: translateY(-2px);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.guest-link {</w:delText>
        </w:r>
        <w:r w:rsidRPr="00592CDD">
          <w:rPr>
            <w:color w:val="BCBEC4"/>
            <w:lang w:val="en-US"/>
          </w:rPr>
          <w:br/>
          <w:delText xml:space="preserve">            display: block;</w:delText>
        </w:r>
        <w:r w:rsidRPr="00592CDD">
          <w:rPr>
            <w:color w:val="BCBEC4"/>
            <w:lang w:val="en-US"/>
          </w:rPr>
          <w:br/>
          <w:delText xml:space="preserve">            text-align: center;</w:delText>
        </w:r>
        <w:r w:rsidRPr="00592CDD">
          <w:rPr>
            <w:color w:val="BCBEC4"/>
            <w:lang w:val="en-US"/>
          </w:rPr>
          <w:br/>
          <w:delText xml:space="preserve">            margin-top: 20px;</w:delText>
        </w:r>
        <w:r w:rsidRPr="00592CDD">
          <w:rPr>
            <w:color w:val="BCBEC4"/>
            <w:lang w:val="en-US"/>
          </w:rPr>
          <w:br/>
          <w:delText xml:space="preserve">            color: #00FA9A;</w:delText>
        </w:r>
        <w:r w:rsidRPr="00592CDD">
          <w:rPr>
            <w:color w:val="BCBEC4"/>
            <w:lang w:val="en-US"/>
          </w:rPr>
          <w:br/>
          <w:delText xml:space="preserve">            text-decoration: none;</w:delText>
        </w:r>
        <w:r w:rsidRPr="00592CDD">
          <w:rPr>
            <w:color w:val="BCBEC4"/>
            <w:lang w:val="en-US"/>
          </w:rPr>
          <w:br/>
          <w:delText xml:space="preserve">            font-size: 14px;</w:delText>
        </w:r>
        <w:r w:rsidRPr="00592CDD">
          <w:rPr>
            <w:color w:val="BCBEC4"/>
            <w:lang w:val="en-US"/>
          </w:rPr>
          <w:br/>
          <w:delText xml:space="preserve">            font-family: 'Times New Roman', Times, serif;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.guest-link:hover {</w:delText>
        </w:r>
        <w:r w:rsidRPr="00592CDD">
          <w:rPr>
            <w:color w:val="BCBEC4"/>
            <w:lang w:val="en-US"/>
          </w:rPr>
          <w:br/>
          <w:delText xml:space="preserve">            text-decoration: underline;</w:delText>
        </w:r>
        <w:r w:rsidRPr="00592CDD">
          <w:rPr>
            <w:color w:val="BCBEC4"/>
            <w:lang w:val="en-US"/>
          </w:rPr>
          <w:br/>
          <w:delText xml:space="preserve">            color: #00E090;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.error-message {</w:delText>
        </w:r>
        <w:r w:rsidRPr="00592CDD">
          <w:rPr>
            <w:color w:val="BCBEC4"/>
            <w:lang w:val="en-US"/>
          </w:rPr>
          <w:br/>
          <w:delText xml:space="preserve">            background: #fee;</w:delText>
        </w:r>
        <w:r w:rsidRPr="00592CDD">
          <w:rPr>
            <w:color w:val="BCBEC4"/>
            <w:lang w:val="en-US"/>
          </w:rPr>
          <w:br/>
          <w:delText xml:space="preserve">            color: #c33;</w:delText>
        </w:r>
        <w:r w:rsidRPr="00592CDD">
          <w:rPr>
            <w:color w:val="BCBEC4"/>
            <w:lang w:val="en-US"/>
          </w:rPr>
          <w:br/>
          <w:delText xml:space="preserve">            padding: 10px;</w:delText>
        </w:r>
        <w:r w:rsidRPr="00592CDD">
          <w:rPr>
            <w:color w:val="BCBEC4"/>
            <w:lang w:val="en-US"/>
          </w:rPr>
          <w:br/>
          <w:delText xml:space="preserve">            border-radius: 8px;</w:delText>
        </w:r>
        <w:r w:rsidRPr="00592CDD">
          <w:rPr>
            <w:color w:val="BCBEC4"/>
            <w:lang w:val="en-US"/>
          </w:rPr>
          <w:br/>
          <w:delText xml:space="preserve">            margin-bottom: 20px;</w:delText>
        </w:r>
        <w:r w:rsidRPr="00592CDD">
          <w:rPr>
            <w:color w:val="BCBEC4"/>
            <w:lang w:val="en-US"/>
          </w:rPr>
          <w:br/>
          <w:delText xml:space="preserve">            font-size: 14px;</w:delText>
        </w:r>
        <w:r w:rsidRPr="00592CDD">
          <w:rPr>
            <w:color w:val="BCBEC4"/>
            <w:lang w:val="en-US"/>
          </w:rPr>
          <w:br/>
          <w:delText xml:space="preserve">            text-align: center;</w:delText>
        </w:r>
        <w:r w:rsidRPr="00592CDD">
          <w:rPr>
            <w:color w:val="BCBEC4"/>
            <w:lang w:val="en-US"/>
          </w:rPr>
          <w:br/>
          <w:delText xml:space="preserve">            font-family: 'Times New Roman', Times, serif;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.demo-accounts {</w:delText>
        </w:r>
        <w:r w:rsidRPr="00592CDD">
          <w:rPr>
            <w:color w:val="BCBEC4"/>
            <w:lang w:val="en-US"/>
          </w:rPr>
          <w:br/>
          <w:delText xml:space="preserve">            margin-top: 20px;</w:delText>
        </w:r>
        <w:r w:rsidRPr="00592CDD">
          <w:rPr>
            <w:color w:val="BCBEC4"/>
            <w:lang w:val="en-US"/>
          </w:rPr>
          <w:br/>
          <w:delText xml:space="preserve">            padding-top: 20px;</w:delText>
        </w:r>
        <w:r w:rsidRPr="00592CDD">
          <w:rPr>
            <w:color w:val="BCBEC4"/>
            <w:lang w:val="en-US"/>
          </w:rPr>
          <w:br/>
          <w:delText xml:space="preserve">            border-top: 1px solid #7FFF00;</w:delText>
        </w:r>
        <w:r w:rsidRPr="00592CDD">
          <w:rPr>
            <w:color w:val="BCBEC4"/>
            <w:lang w:val="en-US"/>
          </w:rPr>
          <w:br/>
          <w:delText xml:space="preserve">            font-size: 12px;</w:delText>
        </w:r>
        <w:r w:rsidRPr="00592CDD">
          <w:rPr>
            <w:color w:val="BCBEC4"/>
            <w:lang w:val="en-US"/>
          </w:rPr>
          <w:br/>
          <w:delText xml:space="preserve">            color: #666;</w:delText>
        </w:r>
        <w:r w:rsidRPr="00592CDD">
          <w:rPr>
            <w:color w:val="BCBEC4"/>
            <w:lang w:val="en-US"/>
          </w:rPr>
          <w:br/>
          <w:delText xml:space="preserve">            font-family: 'Times New Roman', Times, serif;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.demo-accounts p {</w:delText>
        </w:r>
        <w:r w:rsidRPr="00592CDD">
          <w:rPr>
            <w:color w:val="BCBEC4"/>
            <w:lang w:val="en-US"/>
          </w:rPr>
          <w:br/>
          <w:delText xml:space="preserve">            margin: 5px 0;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.demo-accounts strong {</w:delText>
        </w:r>
        <w:r w:rsidRPr="00592CDD">
          <w:rPr>
            <w:color w:val="BCBEC4"/>
            <w:lang w:val="en-US"/>
          </w:rPr>
          <w:br/>
          <w:delText xml:space="preserve">            color: #00FA9A;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  <w:delText xml:space="preserve">    </w:delText>
        </w:r>
        <w:r w:rsidRPr="00592CDD">
          <w:rPr>
            <w:color w:val="D5B778"/>
            <w:lang w:val="en-US"/>
          </w:rPr>
          <w:delText>&lt;/style&gt;</w:delText>
        </w:r>
        <w:r w:rsidRPr="00592CDD">
          <w:rPr>
            <w:color w:val="D5B778"/>
            <w:lang w:val="en-US"/>
          </w:rPr>
          <w:br/>
          <w:delText>&lt;/head&gt;</w:delText>
        </w:r>
        <w:r w:rsidRPr="00592CDD">
          <w:rPr>
            <w:color w:val="D5B778"/>
            <w:lang w:val="en-US"/>
          </w:rPr>
          <w:br/>
          <w:delText>&lt;body&gt;</w:delText>
        </w:r>
        <w:r w:rsidRPr="00592CDD">
          <w:rPr>
            <w:color w:val="D5B778"/>
            <w:lang w:val="en-US"/>
          </w:rPr>
          <w:br/>
          <w:delText xml:space="preserve">    &lt;div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>="login-container"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&lt;div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>="login-header"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&lt;h1&gt;</w:delText>
        </w:r>
        <w:r>
          <w:rPr>
            <w:rFonts w:ascii="Segoe UI Emoji" w:hAnsi="Segoe UI Emoji" w:cs="Segoe UI Emoji"/>
            <w:color w:val="BCBEC4"/>
          </w:rPr>
          <w:delText>👟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ООО</w:delText>
        </w:r>
        <w:r w:rsidRPr="00592CDD">
          <w:rPr>
            <w:color w:val="BCBEC4"/>
            <w:lang w:val="en-US"/>
          </w:rPr>
          <w:delText xml:space="preserve"> "</w:delText>
        </w:r>
        <w:r>
          <w:rPr>
            <w:color w:val="BCBEC4"/>
          </w:rPr>
          <w:delText>Обувь</w:delText>
        </w:r>
        <w:r w:rsidRPr="00592CDD">
          <w:rPr>
            <w:color w:val="BCBEC4"/>
            <w:lang w:val="en-US"/>
          </w:rPr>
          <w:delText>"</w:delText>
        </w:r>
        <w:r w:rsidRPr="00592CDD">
          <w:rPr>
            <w:color w:val="D5B778"/>
            <w:lang w:val="en-US"/>
          </w:rPr>
          <w:delText>&lt;/h1&gt;</w:delText>
        </w:r>
        <w:r w:rsidRPr="00592CDD">
          <w:rPr>
            <w:color w:val="D5B778"/>
            <w:lang w:val="en-US"/>
          </w:rPr>
          <w:br/>
          <w:delText xml:space="preserve">            &lt;p&gt;</w:delText>
        </w:r>
        <w:r>
          <w:rPr>
            <w:color w:val="BCBEC4"/>
          </w:rPr>
          <w:delText>Вход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в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систему</w:delText>
        </w:r>
        <w:r w:rsidRPr="00592CDD">
          <w:rPr>
            <w:color w:val="D5B778"/>
            <w:lang w:val="en-US"/>
          </w:rPr>
          <w:delText>&lt;/p&gt;</w:delText>
        </w:r>
        <w:r w:rsidRPr="00592CDD">
          <w:rPr>
            <w:color w:val="D5B778"/>
            <w:lang w:val="en-US"/>
          </w:rPr>
          <w:br/>
          <w:delText xml:space="preserve">        &lt;/div&gt;</w:delText>
        </w:r>
        <w:r w:rsidRPr="00592CDD">
          <w:rPr>
            <w:color w:val="D5B778"/>
            <w:lang w:val="en-US"/>
          </w:rPr>
          <w:br/>
          <w:delText xml:space="preserve">        &lt;div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>="login-body"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</w:delText>
        </w:r>
        <w:r w:rsidRPr="00592CDD">
          <w:rPr>
            <w:color w:val="BCBEC4"/>
            <w:lang w:val="en-US"/>
          </w:rPr>
          <w:delText>{% if error_message %}</w:delText>
        </w:r>
        <w:r w:rsidRPr="00592CDD">
          <w:rPr>
            <w:color w:val="BCBEC4"/>
            <w:lang w:val="en-US"/>
          </w:rPr>
          <w:br/>
          <w:delText xml:space="preserve">                </w:delText>
        </w:r>
        <w:r w:rsidRPr="00592CDD">
          <w:rPr>
            <w:color w:val="D5B778"/>
            <w:lang w:val="en-US"/>
          </w:rPr>
          <w:delText xml:space="preserve">&lt;div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>="error-message"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        </w:delText>
        </w:r>
        <w:r w:rsidRPr="00592CDD">
          <w:rPr>
            <w:color w:val="BCBEC4"/>
            <w:lang w:val="en-US"/>
          </w:rPr>
          <w:delText>{{ error_message }}</w:delText>
        </w:r>
        <w:r w:rsidRPr="00592CDD">
          <w:rPr>
            <w:color w:val="BCBEC4"/>
            <w:lang w:val="en-US"/>
          </w:rPr>
          <w:br/>
          <w:delText xml:space="preserve">                </w:delText>
        </w:r>
        <w:r w:rsidRPr="00592CDD">
          <w:rPr>
            <w:color w:val="D5B778"/>
            <w:lang w:val="en-US"/>
          </w:rPr>
          <w:delText>&lt;/div&gt;</w:delText>
        </w:r>
        <w:r w:rsidRPr="00592CDD">
          <w:rPr>
            <w:color w:val="D5B778"/>
            <w:lang w:val="en-US"/>
          </w:rPr>
          <w:br/>
          <w:delText xml:space="preserve">            </w:delText>
        </w:r>
        <w:r w:rsidRPr="00592CDD">
          <w:rPr>
            <w:color w:val="BCBEC4"/>
            <w:lang w:val="en-US"/>
          </w:rPr>
          <w:delText>{% endif %}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    </w:delText>
        </w:r>
        <w:r w:rsidRPr="00592CDD">
          <w:rPr>
            <w:color w:val="D5B778"/>
            <w:lang w:val="en-US"/>
          </w:rPr>
          <w:delText xml:space="preserve">&lt;form </w:delText>
        </w:r>
        <w:r w:rsidRPr="00592CDD">
          <w:rPr>
            <w:color w:val="BABABA"/>
            <w:lang w:val="en-US"/>
          </w:rPr>
          <w:delText>method</w:delText>
        </w:r>
        <w:r w:rsidRPr="00592CDD">
          <w:rPr>
            <w:color w:val="6AAB73"/>
            <w:lang w:val="en-US"/>
          </w:rPr>
          <w:delText>="post"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    </w:delText>
        </w:r>
        <w:r w:rsidRPr="00592CDD">
          <w:rPr>
            <w:color w:val="BCBEC4"/>
            <w:lang w:val="en-US"/>
          </w:rPr>
          <w:delText>{% csrf_token %}</w:delText>
        </w:r>
        <w:r w:rsidRPr="00592CDD">
          <w:rPr>
            <w:color w:val="BCBEC4"/>
            <w:lang w:val="en-US"/>
          </w:rPr>
          <w:br/>
          <w:delText xml:space="preserve">                </w:delText>
        </w:r>
        <w:r w:rsidRPr="00592CDD">
          <w:rPr>
            <w:color w:val="D5B778"/>
            <w:lang w:val="en-US"/>
          </w:rPr>
          <w:delText xml:space="preserve">&lt;div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>="form-group"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        &lt;label&gt;</w:delText>
        </w:r>
        <w:r>
          <w:rPr>
            <w:color w:val="BCBEC4"/>
          </w:rPr>
          <w:delText>Логин</w:delText>
        </w:r>
        <w:r w:rsidRPr="00592CDD">
          <w:rPr>
            <w:color w:val="D5B778"/>
            <w:lang w:val="en-US"/>
          </w:rPr>
          <w:delText>&lt;/label&gt;</w:delText>
        </w:r>
        <w:r w:rsidRPr="00592CDD">
          <w:rPr>
            <w:color w:val="D5B778"/>
            <w:lang w:val="en-US"/>
          </w:rPr>
          <w:br/>
          <w:delText xml:space="preserve">                    &lt;input </w:delText>
        </w:r>
        <w:r w:rsidRPr="00592CDD">
          <w:rPr>
            <w:color w:val="BABABA"/>
            <w:lang w:val="en-US"/>
          </w:rPr>
          <w:delText>type</w:delText>
        </w:r>
        <w:r w:rsidRPr="00592CDD">
          <w:rPr>
            <w:color w:val="6AAB73"/>
            <w:lang w:val="en-US"/>
          </w:rPr>
          <w:delText xml:space="preserve">="text" </w:delText>
        </w:r>
        <w:r w:rsidRPr="00592CDD">
          <w:rPr>
            <w:color w:val="BABABA"/>
            <w:lang w:val="en-US"/>
          </w:rPr>
          <w:delText>name</w:delText>
        </w:r>
        <w:r w:rsidRPr="00592CDD">
          <w:rPr>
            <w:color w:val="6AAB73"/>
            <w:lang w:val="en-US"/>
          </w:rPr>
          <w:delText xml:space="preserve">="login" </w:delText>
        </w:r>
        <w:r w:rsidRPr="00592CDD">
          <w:rPr>
            <w:color w:val="BABABA"/>
            <w:lang w:val="en-US"/>
          </w:rPr>
          <w:delText>required placeholder</w:delText>
        </w:r>
        <w:r w:rsidRPr="00592CDD">
          <w:rPr>
            <w:color w:val="6AAB73"/>
            <w:lang w:val="en-US"/>
          </w:rPr>
          <w:delText>="</w:delText>
        </w:r>
        <w:r>
          <w:rPr>
            <w:color w:val="6AAB73"/>
          </w:rPr>
          <w:delText>Введите</w:delText>
        </w:r>
        <w:r w:rsidRPr="00592CDD">
          <w:rPr>
            <w:color w:val="6AAB73"/>
            <w:lang w:val="en-US"/>
          </w:rPr>
          <w:delText xml:space="preserve"> </w:delText>
        </w:r>
        <w:r>
          <w:rPr>
            <w:color w:val="6AAB73"/>
          </w:rPr>
          <w:delText>логин</w:delText>
        </w:r>
        <w:r w:rsidRPr="00592CDD">
          <w:rPr>
            <w:color w:val="6AAB73"/>
            <w:lang w:val="en-US"/>
          </w:rPr>
          <w:delText>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    &lt;/div&gt;</w:delText>
        </w:r>
        <w:r w:rsidRPr="00592CDD">
          <w:rPr>
            <w:color w:val="D5B778"/>
            <w:lang w:val="en-US"/>
          </w:rPr>
          <w:br/>
          <w:delText xml:space="preserve">                &lt;div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>="form-group"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        &lt;label&gt;</w:delText>
        </w:r>
        <w:r>
          <w:rPr>
            <w:color w:val="BCBEC4"/>
          </w:rPr>
          <w:delText>Пароль</w:delText>
        </w:r>
        <w:r w:rsidRPr="00592CDD">
          <w:rPr>
            <w:color w:val="D5B778"/>
            <w:lang w:val="en-US"/>
          </w:rPr>
          <w:delText>&lt;/label&gt;</w:delText>
        </w:r>
        <w:r w:rsidRPr="00592CDD">
          <w:rPr>
            <w:color w:val="D5B778"/>
            <w:lang w:val="en-US"/>
          </w:rPr>
          <w:br/>
          <w:delText xml:space="preserve">                    &lt;input </w:delText>
        </w:r>
        <w:r w:rsidRPr="00592CDD">
          <w:rPr>
            <w:color w:val="BABABA"/>
            <w:lang w:val="en-US"/>
          </w:rPr>
          <w:delText>type</w:delText>
        </w:r>
        <w:r w:rsidRPr="00592CDD">
          <w:rPr>
            <w:color w:val="6AAB73"/>
            <w:lang w:val="en-US"/>
          </w:rPr>
          <w:delText xml:space="preserve">="password" </w:delText>
        </w:r>
        <w:r w:rsidRPr="00592CDD">
          <w:rPr>
            <w:color w:val="BABABA"/>
            <w:lang w:val="en-US"/>
          </w:rPr>
          <w:delText>name</w:delText>
        </w:r>
        <w:r w:rsidRPr="00592CDD">
          <w:rPr>
            <w:color w:val="6AAB73"/>
            <w:lang w:val="en-US"/>
          </w:rPr>
          <w:delText xml:space="preserve">="password" </w:delText>
        </w:r>
        <w:r w:rsidRPr="00592CDD">
          <w:rPr>
            <w:color w:val="BABABA"/>
            <w:lang w:val="en-US"/>
          </w:rPr>
          <w:delText>required placeholder</w:delText>
        </w:r>
        <w:r w:rsidRPr="00592CDD">
          <w:rPr>
            <w:color w:val="6AAB73"/>
            <w:lang w:val="en-US"/>
          </w:rPr>
          <w:delText>="</w:delText>
        </w:r>
        <w:r>
          <w:rPr>
            <w:color w:val="6AAB73"/>
          </w:rPr>
          <w:delText>Введите</w:delText>
        </w:r>
        <w:r w:rsidRPr="00592CDD">
          <w:rPr>
            <w:color w:val="6AAB73"/>
            <w:lang w:val="en-US"/>
          </w:rPr>
          <w:delText xml:space="preserve"> </w:delText>
        </w:r>
        <w:r>
          <w:rPr>
            <w:color w:val="6AAB73"/>
          </w:rPr>
          <w:delText>пароль</w:delText>
        </w:r>
        <w:r w:rsidRPr="00592CDD">
          <w:rPr>
            <w:color w:val="6AAB73"/>
            <w:lang w:val="en-US"/>
          </w:rPr>
          <w:delText>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    &lt;/div&gt;</w:delText>
        </w:r>
        <w:r w:rsidRPr="00592CDD">
          <w:rPr>
            <w:color w:val="D5B778"/>
            <w:lang w:val="en-US"/>
          </w:rPr>
          <w:br/>
          <w:delText xml:space="preserve">                &lt;button </w:delText>
        </w:r>
        <w:r w:rsidRPr="00592CDD">
          <w:rPr>
            <w:color w:val="BABABA"/>
            <w:lang w:val="en-US"/>
          </w:rPr>
          <w:delText>type</w:delText>
        </w:r>
        <w:r w:rsidRPr="00592CDD">
          <w:rPr>
            <w:color w:val="6AAB73"/>
            <w:lang w:val="en-US"/>
          </w:rPr>
          <w:delText xml:space="preserve">="submit"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>="btn-login"</w:delText>
        </w:r>
        <w:r w:rsidRPr="00592CDD">
          <w:rPr>
            <w:color w:val="D5B778"/>
            <w:lang w:val="en-US"/>
          </w:rPr>
          <w:delText>&gt;</w:delText>
        </w:r>
        <w:r>
          <w:rPr>
            <w:color w:val="BCBEC4"/>
          </w:rPr>
          <w:delText>Войти</w:delText>
        </w:r>
        <w:r w:rsidRPr="00592CDD">
          <w:rPr>
            <w:color w:val="D5B778"/>
            <w:lang w:val="en-US"/>
          </w:rPr>
          <w:delText>&lt;/button&gt;</w:delText>
        </w:r>
        <w:r w:rsidRPr="00592CDD">
          <w:rPr>
            <w:color w:val="D5B778"/>
            <w:lang w:val="en-US"/>
          </w:rPr>
          <w:br/>
          <w:delText xml:space="preserve">            &lt;/form&gt;</w:delText>
        </w:r>
        <w:r w:rsidRPr="00592CDD">
          <w:rPr>
            <w:color w:val="D5B778"/>
            <w:lang w:val="en-US"/>
          </w:rPr>
          <w:br/>
        </w:r>
        <w:r w:rsidRPr="00592CDD">
          <w:rPr>
            <w:color w:val="D5B778"/>
            <w:lang w:val="en-US"/>
          </w:rPr>
          <w:br/>
          <w:delText xml:space="preserve">            &lt;a </w:delText>
        </w:r>
        <w:r w:rsidRPr="00592CDD">
          <w:rPr>
            <w:color w:val="BABABA"/>
            <w:lang w:val="en-US"/>
          </w:rPr>
          <w:delText>href</w:delText>
        </w:r>
        <w:r w:rsidRPr="00592CDD">
          <w:rPr>
            <w:color w:val="6AAB73"/>
            <w:lang w:val="en-US"/>
          </w:rPr>
          <w:delText xml:space="preserve">="/"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>="guest-link"</w:delText>
        </w:r>
        <w:r w:rsidRPr="00592CDD">
          <w:rPr>
            <w:color w:val="D5B778"/>
            <w:lang w:val="en-US"/>
          </w:rPr>
          <w:delText>&gt;</w:delText>
        </w:r>
        <w:r>
          <w:rPr>
            <w:color w:val="BCBEC4"/>
          </w:rPr>
          <w:delText>Продолжить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как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гость</w:delText>
        </w:r>
        <w:r w:rsidRPr="00592CDD">
          <w:rPr>
            <w:color w:val="BCBEC4"/>
            <w:lang w:val="en-US"/>
          </w:rPr>
          <w:delText xml:space="preserve"> →</w:delText>
        </w:r>
        <w:r w:rsidRPr="00592CDD">
          <w:rPr>
            <w:color w:val="D5B778"/>
            <w:lang w:val="en-US"/>
          </w:rPr>
          <w:delText>&lt;/a&gt;</w:delText>
        </w:r>
        <w:r w:rsidRPr="00592CDD">
          <w:rPr>
            <w:color w:val="D5B778"/>
            <w:lang w:val="en-US"/>
          </w:rPr>
          <w:br/>
        </w:r>
        <w:r w:rsidRPr="00592CDD">
          <w:rPr>
            <w:color w:val="D5B778"/>
            <w:lang w:val="en-US"/>
          </w:rPr>
          <w:br/>
          <w:delText xml:space="preserve">            &lt;div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>="demo-accounts"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    &lt;p&gt;&lt;strong&gt;</w:delText>
        </w:r>
        <w:r>
          <w:rPr>
            <w:color w:val="BCBEC4"/>
          </w:rPr>
          <w:delText>Тестовые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аккаунты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из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базы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данных</w:delText>
        </w:r>
        <w:r w:rsidRPr="00592CDD">
          <w:rPr>
            <w:color w:val="BCBEC4"/>
            <w:lang w:val="en-US"/>
          </w:rPr>
          <w:delText>:</w:delText>
        </w:r>
        <w:r w:rsidRPr="00592CDD">
          <w:rPr>
            <w:color w:val="D5B778"/>
            <w:lang w:val="en-US"/>
          </w:rPr>
          <w:delText>&lt;/strong&gt;&lt;/p&gt;</w:delText>
        </w:r>
        <w:r w:rsidRPr="00592CDD">
          <w:rPr>
            <w:color w:val="D5B778"/>
            <w:lang w:val="en-US"/>
          </w:rPr>
          <w:br/>
          <w:delText xml:space="preserve">                &lt;p&gt;</w:delText>
        </w:r>
        <w:r>
          <w:rPr>
            <w:rFonts w:ascii="Segoe UI Emoji" w:hAnsi="Segoe UI Emoji" w:cs="Segoe UI Emoji"/>
            <w:color w:val="BCBEC4"/>
          </w:rPr>
          <w:delText>👑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Администратор</w:delText>
        </w:r>
        <w:r w:rsidRPr="00592CDD">
          <w:rPr>
            <w:color w:val="BCBEC4"/>
            <w:lang w:val="en-US"/>
          </w:rPr>
          <w:delText>: 94d5ous@gmail.com / uzWC67</w:delText>
        </w:r>
        <w:r w:rsidRPr="00592CDD">
          <w:rPr>
            <w:color w:val="D5B778"/>
            <w:lang w:val="en-US"/>
          </w:rPr>
          <w:delText>&lt;/p&gt;</w:delText>
        </w:r>
        <w:r w:rsidRPr="00592CDD">
          <w:rPr>
            <w:color w:val="D5B778"/>
            <w:lang w:val="en-US"/>
          </w:rPr>
          <w:br/>
          <w:delText xml:space="preserve">                &lt;p&gt;</w:delText>
        </w:r>
        <w:r>
          <w:rPr>
            <w:rFonts w:ascii="Segoe UI Emoji" w:hAnsi="Segoe UI Emoji" w:cs="Segoe UI Emoji"/>
            <w:color w:val="BCBEC4"/>
          </w:rPr>
          <w:delText>👑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Администратор</w:delText>
        </w:r>
        <w:r w:rsidRPr="00592CDD">
          <w:rPr>
            <w:color w:val="BCBEC4"/>
            <w:lang w:val="en-US"/>
          </w:rPr>
          <w:delText>: uth4iz@mail.com / 2L6KZG</w:delText>
        </w:r>
        <w:r w:rsidRPr="00592CDD">
          <w:rPr>
            <w:color w:val="D5B778"/>
            <w:lang w:val="en-US"/>
          </w:rPr>
          <w:delText>&lt;/p&gt;</w:delText>
        </w:r>
        <w:r w:rsidRPr="00592CDD">
          <w:rPr>
            <w:color w:val="D5B778"/>
            <w:lang w:val="en-US"/>
          </w:rPr>
          <w:br/>
          <w:delText xml:space="preserve">                &lt;p&gt;</w:delText>
        </w:r>
        <w:r>
          <w:rPr>
            <w:rFonts w:ascii="Segoe UI Emoji" w:hAnsi="Segoe UI Emoji" w:cs="Segoe UI Emoji"/>
            <w:color w:val="BCBEC4"/>
          </w:rPr>
          <w:delText>📊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Менеджер</w:delText>
        </w:r>
        <w:r w:rsidRPr="00592CDD">
          <w:rPr>
            <w:color w:val="BCBEC4"/>
            <w:lang w:val="en-US"/>
          </w:rPr>
          <w:delText>: 1diph5e@tutanota.com / 8ntwUp</w:delText>
        </w:r>
        <w:r w:rsidRPr="00592CDD">
          <w:rPr>
            <w:color w:val="D5B778"/>
            <w:lang w:val="en-US"/>
          </w:rPr>
          <w:delText>&lt;/p&gt;</w:delText>
        </w:r>
        <w:r w:rsidRPr="00592CDD">
          <w:rPr>
            <w:color w:val="D5B778"/>
            <w:lang w:val="en-US"/>
          </w:rPr>
          <w:br/>
          <w:delText xml:space="preserve">                &lt;p&gt;</w:delText>
        </w:r>
        <w:r>
          <w:rPr>
            <w:rFonts w:ascii="Segoe UI Emoji" w:hAnsi="Segoe UI Emoji" w:cs="Segoe UI Emoji"/>
            <w:color w:val="BCBEC4"/>
          </w:rPr>
          <w:delText>📊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Менеджер</w:delText>
        </w:r>
        <w:r w:rsidRPr="00592CDD">
          <w:rPr>
            <w:color w:val="BCBEC4"/>
            <w:lang w:val="en-US"/>
          </w:rPr>
          <w:delText>: tjde7c@yahoo.com / YOyhfR</w:delText>
        </w:r>
        <w:r w:rsidRPr="00592CDD">
          <w:rPr>
            <w:color w:val="D5B778"/>
            <w:lang w:val="en-US"/>
          </w:rPr>
          <w:delText>&lt;/p&gt;</w:delText>
        </w:r>
        <w:r w:rsidRPr="00592CDD">
          <w:rPr>
            <w:color w:val="D5B778"/>
            <w:lang w:val="en-US"/>
          </w:rPr>
          <w:br/>
          <w:delText xml:space="preserve">                &lt;p&gt;</w:delText>
        </w:r>
        <w:r>
          <w:rPr>
            <w:rFonts w:ascii="Segoe UI Emoji" w:hAnsi="Segoe UI Emoji" w:cs="Segoe UI Emoji"/>
            <w:color w:val="BCBEC4"/>
          </w:rPr>
          <w:delText>👤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Клиент</w:delText>
        </w:r>
        <w:r w:rsidRPr="00592CDD">
          <w:rPr>
            <w:color w:val="BCBEC4"/>
            <w:lang w:val="en-US"/>
          </w:rPr>
          <w:delText>: 5d4zbu@tutanota.com / rwVDh9</w:delText>
        </w:r>
        <w:r w:rsidRPr="00592CDD">
          <w:rPr>
            <w:color w:val="D5B778"/>
            <w:lang w:val="en-US"/>
          </w:rPr>
          <w:delText>&lt;/p&gt;</w:delText>
        </w:r>
        <w:r w:rsidRPr="00592CDD">
          <w:rPr>
            <w:color w:val="D5B778"/>
            <w:lang w:val="en-US"/>
          </w:rPr>
          <w:br/>
          <w:delText xml:space="preserve">            &lt;/div&gt;</w:delText>
        </w:r>
        <w:r w:rsidRPr="00592CDD">
          <w:rPr>
            <w:color w:val="D5B778"/>
            <w:lang w:val="en-US"/>
          </w:rPr>
          <w:br/>
          <w:delText xml:space="preserve">        &lt;/div&gt;</w:delText>
        </w:r>
        <w:r w:rsidRPr="00592CDD">
          <w:rPr>
            <w:color w:val="D5B778"/>
            <w:lang w:val="en-US"/>
          </w:rPr>
          <w:br/>
          <w:delText xml:space="preserve">    &lt;/div&gt;</w:delText>
        </w:r>
        <w:r w:rsidRPr="00592CDD">
          <w:rPr>
            <w:color w:val="D5B778"/>
            <w:lang w:val="en-US"/>
          </w:rPr>
          <w:br/>
          <w:delText>&lt;/body&gt;</w:delText>
        </w:r>
        <w:r w:rsidRPr="00592CDD">
          <w:rPr>
            <w:color w:val="D5B778"/>
            <w:lang w:val="en-US"/>
          </w:rPr>
          <w:br/>
          <w:delText>&lt;/html&gt;</w:delText>
        </w:r>
      </w:del>
    </w:p>
    <w:p w14:paraId="3AC99065" w14:textId="77777777" w:rsidR="00592CDD" w:rsidRPr="00592CDD" w:rsidRDefault="00592CDD" w:rsidP="00592CDD">
      <w:pPr>
        <w:pStyle w:val="HTML"/>
        <w:shd w:val="clear" w:color="auto" w:fill="1E1F22"/>
        <w:rPr>
          <w:del w:id="20" w:author="Сергей Иванов" w:date="2026-06-11T01:09:00Z"/>
          <w:color w:val="BCBEC4"/>
          <w:lang w:val="en-US"/>
        </w:rPr>
      </w:pPr>
      <w:del w:id="21" w:author="Сергей Иванов" w:date="2026-06-11T01:09:00Z">
        <w:r w:rsidRPr="00592CDD">
          <w:rPr>
            <w:lang w:val="en-US"/>
          </w:rPr>
          <w:br/>
        </w:r>
        <w:r w:rsidRPr="00592CDD">
          <w:rPr>
            <w:lang w:val="en-US"/>
          </w:rPr>
          <w:br/>
        </w:r>
        <w:r w:rsidRPr="00592CDD">
          <w:rPr>
            <w:lang w:val="en-US"/>
          </w:rPr>
          <w:br/>
        </w:r>
        <w:r>
          <w:delText>недоделанный</w:delText>
        </w:r>
        <w:r w:rsidRPr="00592CDD">
          <w:rPr>
            <w:lang w:val="en-US"/>
          </w:rPr>
          <w:delText xml:space="preserve"> </w:delText>
        </w:r>
        <w:r>
          <w:delText>хоме</w:delText>
        </w:r>
        <w:r w:rsidRPr="00592CDD">
          <w:rPr>
            <w:lang w:val="en-US"/>
          </w:rPr>
          <w:delText xml:space="preserve"> </w:delText>
        </w:r>
        <w:r>
          <w:delText>с</w:delText>
        </w:r>
        <w:r w:rsidRPr="00592CDD">
          <w:rPr>
            <w:lang w:val="en-US"/>
          </w:rPr>
          <w:delText xml:space="preserve"> </w:delText>
        </w:r>
        <w:r>
          <w:delText>другого</w:delText>
        </w:r>
        <w:r w:rsidRPr="00592CDD">
          <w:rPr>
            <w:lang w:val="en-US"/>
          </w:rPr>
          <w:delText xml:space="preserve"> </w:delText>
        </w:r>
        <w:r>
          <w:delText>проекта</w:delText>
        </w:r>
        <w:r w:rsidRPr="00592CDD">
          <w:rPr>
            <w:lang w:val="en-US"/>
          </w:rPr>
          <w:br/>
        </w:r>
        <w:r w:rsidRPr="00592CDD">
          <w:rPr>
            <w:color w:val="BCBEC4"/>
            <w:lang w:val="en-US"/>
          </w:rPr>
          <w:delText>{%load static%}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D5B778"/>
            <w:lang w:val="en-US"/>
          </w:rPr>
          <w:delText xml:space="preserve">&lt;!DOCTYPE </w:delText>
        </w:r>
        <w:r w:rsidRPr="00592CDD">
          <w:rPr>
            <w:color w:val="BABABA"/>
            <w:lang w:val="en-US"/>
          </w:rPr>
          <w:delText>html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&lt;html </w:delText>
        </w:r>
        <w:r w:rsidRPr="00592CDD">
          <w:rPr>
            <w:color w:val="BABABA"/>
            <w:lang w:val="en-US"/>
          </w:rPr>
          <w:delText>lang</w:delText>
        </w:r>
        <w:r w:rsidRPr="00592CDD">
          <w:rPr>
            <w:color w:val="6AAB73"/>
            <w:lang w:val="en-US"/>
          </w:rPr>
          <w:delText>="ru"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>&lt;head&gt;</w:delText>
        </w:r>
        <w:r w:rsidRPr="00592CDD">
          <w:rPr>
            <w:color w:val="D5B778"/>
            <w:lang w:val="en-US"/>
          </w:rPr>
          <w:br/>
          <w:delText xml:space="preserve">    &lt;meta </w:delText>
        </w:r>
        <w:r w:rsidRPr="00592CDD">
          <w:rPr>
            <w:color w:val="BABABA"/>
            <w:lang w:val="en-US"/>
          </w:rPr>
          <w:delText>charset</w:delText>
        </w:r>
        <w:r w:rsidRPr="00592CDD">
          <w:rPr>
            <w:color w:val="6AAB73"/>
            <w:lang w:val="en-US"/>
          </w:rPr>
          <w:delText>="UTF-8"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&lt;title&gt;</w:delText>
        </w:r>
        <w:r>
          <w:rPr>
            <w:color w:val="BCBEC4"/>
          </w:rPr>
          <w:delText>ООО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Обувь</w:delText>
        </w:r>
        <w:r w:rsidRPr="00592CDD">
          <w:rPr>
            <w:color w:val="D5B778"/>
            <w:lang w:val="en-US"/>
          </w:rPr>
          <w:delText>&lt;/title&gt;</w:delText>
        </w:r>
        <w:r w:rsidRPr="00592CDD">
          <w:rPr>
            <w:color w:val="D5B778"/>
            <w:lang w:val="en-US"/>
          </w:rPr>
          <w:br/>
          <w:delText xml:space="preserve">    &lt;link </w:delText>
        </w:r>
        <w:r w:rsidRPr="00592CDD">
          <w:rPr>
            <w:color w:val="BABABA"/>
            <w:lang w:val="en-US"/>
          </w:rPr>
          <w:delText>rel</w:delText>
        </w:r>
        <w:r w:rsidRPr="00592CDD">
          <w:rPr>
            <w:color w:val="6AAB73"/>
            <w:lang w:val="en-US"/>
          </w:rPr>
          <w:delText xml:space="preserve">="icon" </w:delText>
        </w:r>
        <w:r w:rsidRPr="00592CDD">
          <w:rPr>
            <w:color w:val="BABABA"/>
            <w:lang w:val="en-US"/>
          </w:rPr>
          <w:delText>href</w:delText>
        </w:r>
        <w:r w:rsidRPr="00592CDD">
          <w:rPr>
            <w:color w:val="6AAB73"/>
            <w:lang w:val="en-US"/>
          </w:rPr>
          <w:delText xml:space="preserve">="{% static 'img/Icon.png' %}" </w:delText>
        </w:r>
        <w:r w:rsidRPr="00592CDD">
          <w:rPr>
            <w:color w:val="BABABA"/>
            <w:lang w:val="en-US"/>
          </w:rPr>
          <w:delText>type</w:delText>
        </w:r>
        <w:r w:rsidRPr="00592CDD">
          <w:rPr>
            <w:color w:val="6AAB73"/>
            <w:lang w:val="en-US"/>
          </w:rPr>
          <w:delText>="image/png"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&lt;style&gt;</w:delText>
        </w:r>
        <w:r w:rsidRPr="00592CDD">
          <w:rPr>
            <w:color w:val="D5B778"/>
            <w:lang w:val="en-US"/>
          </w:rPr>
          <w:br/>
          <w:delText xml:space="preserve">        </w:delText>
        </w:r>
        <w:r w:rsidRPr="00592CDD">
          <w:rPr>
            <w:color w:val="BCBEC4"/>
            <w:lang w:val="en-US"/>
          </w:rPr>
          <w:delText>.continer{</w:delText>
        </w:r>
        <w:r w:rsidRPr="00592CDD">
          <w:rPr>
            <w:color w:val="BCBEC4"/>
            <w:lang w:val="en-US"/>
          </w:rPr>
          <w:br/>
          <w:delText xml:space="preserve">            background: 00FA9A;</w:delText>
        </w:r>
        <w:r w:rsidRPr="00592CDD">
          <w:rPr>
            <w:color w:val="BCBEC4"/>
            <w:lang w:val="en-US"/>
          </w:rPr>
          <w:br/>
          <w:delText xml:space="preserve">            border-radius: 12px;</w:delText>
        </w:r>
        <w:r w:rsidRPr="00592CDD">
          <w:rPr>
            <w:color w:val="BCBEC4"/>
            <w:lang w:val="en-US"/>
          </w:rPr>
          <w:br/>
          <w:delText xml:space="preserve">            border: 2px solid gray;</w:delText>
        </w:r>
        <w:r w:rsidRPr="00592CDD">
          <w:rPr>
            <w:color w:val="BCBEC4"/>
            <w:lang w:val="en-US"/>
          </w:rPr>
          <w:br/>
          <w:delText xml:space="preserve">            margin:10px;</w:delText>
        </w:r>
        <w:r w:rsidRPr="00592CDD">
          <w:rPr>
            <w:color w:val="BCBEC4"/>
            <w:lang w:val="en-US"/>
          </w:rPr>
          <w:br/>
          <w:delText xml:space="preserve">            padding: 10px;</w:delText>
        </w:r>
        <w:r w:rsidRPr="00592CDD">
          <w:rPr>
            <w:color w:val="BCBEC4"/>
            <w:lang w:val="en-US"/>
          </w:rPr>
          <w:br/>
          <w:delText xml:space="preserve">            display: inline-table;</w:delText>
        </w:r>
        <w:r w:rsidRPr="00592CDD">
          <w:rPr>
            <w:color w:val="BCBEC4"/>
            <w:lang w:val="en-US"/>
          </w:rPr>
          <w:br/>
          <w:delText xml:space="preserve">            width: 250px;</w:delText>
        </w:r>
        <w:r w:rsidRPr="00592CDD">
          <w:rPr>
            <w:color w:val="BCBEC4"/>
            <w:lang w:val="en-US"/>
          </w:rPr>
          <w:br/>
          <w:delText xml:space="preserve">            font-family: 'Times New Roman', Times, serif;</w:delText>
        </w:r>
        <w:r w:rsidRPr="00592CDD">
          <w:rPr>
            <w:color w:val="BCBEC4"/>
            <w:lang w:val="en-US"/>
          </w:rPr>
          <w:br/>
          <w:delText xml:space="preserve">            position: relative;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.logo {</w:delText>
        </w:r>
        <w:r w:rsidRPr="00592CDD">
          <w:rPr>
            <w:color w:val="BCBEC4"/>
            <w:lang w:val="en-US"/>
          </w:rPr>
          <w:br/>
          <w:delText xml:space="preserve">            background: #00FA9A;</w:delText>
        </w:r>
        <w:r w:rsidRPr="00592CDD">
          <w:rPr>
            <w:color w:val="BCBEC4"/>
            <w:lang w:val="en-US"/>
          </w:rPr>
          <w:br/>
          <w:delText xml:space="preserve">            padding: 20px;</w:delText>
        </w:r>
        <w:r w:rsidRPr="00592CDD">
          <w:rPr>
            <w:color w:val="BCBEC4"/>
            <w:lang w:val="en-US"/>
          </w:rPr>
          <w:br/>
          <w:delText xml:space="preserve">            margin-bottom: 30px;</w:delText>
        </w:r>
        <w:r w:rsidRPr="00592CDD">
          <w:rPr>
            <w:color w:val="BCBEC4"/>
            <w:lang w:val="en-US"/>
          </w:rPr>
          <w:br/>
          <w:delText xml:space="preserve">            border-radius: 15px;</w:delText>
        </w:r>
        <w:r w:rsidRPr="00592CDD">
          <w:rPr>
            <w:color w:val="BCBEC4"/>
            <w:lang w:val="en-US"/>
          </w:rPr>
          <w:br/>
          <w:delText xml:space="preserve">            text-align: center;</w:delText>
        </w:r>
        <w:r w:rsidRPr="00592CDD">
          <w:rPr>
            <w:color w:val="BCBEC4"/>
            <w:lang w:val="en-US"/>
          </w:rPr>
          <w:br/>
          <w:delText xml:space="preserve">            position: relative;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.user {</w:delText>
        </w:r>
        <w:r w:rsidRPr="00592CDD">
          <w:rPr>
            <w:color w:val="BCBEC4"/>
            <w:lang w:val="en-US"/>
          </w:rPr>
          <w:br/>
          <w:delText xml:space="preserve">            background: white;</w:delText>
        </w:r>
        <w:r w:rsidRPr="00592CDD">
          <w:rPr>
            <w:color w:val="BCBEC4"/>
            <w:lang w:val="en-US"/>
          </w:rPr>
          <w:br/>
          <w:delText xml:space="preserve">            padding: 15px 25px;</w:delText>
        </w:r>
        <w:r w:rsidRPr="00592CDD">
          <w:rPr>
            <w:color w:val="BCBEC4"/>
            <w:lang w:val="en-US"/>
          </w:rPr>
          <w:br/>
          <w:delText xml:space="preserve">            border-radius: 12px;</w:delText>
        </w:r>
        <w:r w:rsidRPr="00592CDD">
          <w:rPr>
            <w:color w:val="BCBEC4"/>
            <w:lang w:val="en-US"/>
          </w:rPr>
          <w:br/>
          <w:delText xml:space="preserve">            border: 2px solid #2e8b57;</w:delText>
        </w:r>
        <w:r w:rsidRPr="00592CDD">
          <w:rPr>
            <w:color w:val="BCBEC4"/>
            <w:lang w:val="en-US"/>
          </w:rPr>
          <w:br/>
          <w:delText xml:space="preserve">            display: inline-block;</w:delText>
        </w:r>
        <w:r w:rsidRPr="00592CDD">
          <w:rPr>
            <w:color w:val="BCBEC4"/>
            <w:lang w:val="en-US"/>
          </w:rPr>
          <w:br/>
          <w:delText xml:space="preserve">            position: absolute;</w:delText>
        </w:r>
        <w:r w:rsidRPr="00592CDD">
          <w:rPr>
            <w:color w:val="BCBEC4"/>
            <w:lang w:val="en-US"/>
          </w:rPr>
          <w:br/>
          <w:delText xml:space="preserve">            right: 20px;</w:delText>
        </w:r>
        <w:r w:rsidRPr="00592CDD">
          <w:rPr>
            <w:color w:val="BCBEC4"/>
            <w:lang w:val="en-US"/>
          </w:rPr>
          <w:br/>
          <w:delText xml:space="preserve">            top: 50%;</w:delText>
        </w:r>
        <w:r w:rsidRPr="00592CDD">
          <w:rPr>
            <w:color w:val="BCBEC4"/>
            <w:lang w:val="en-US"/>
          </w:rPr>
          <w:br/>
          <w:delText xml:space="preserve">            transform: translateY(-50%);</w:delText>
        </w:r>
        <w:r w:rsidRPr="00592CDD">
          <w:rPr>
            <w:color w:val="BCBEC4"/>
            <w:lang w:val="en-US"/>
          </w:rPr>
          <w:br/>
          <w:delText xml:space="preserve">            text-align: right;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 .content{</w:delText>
        </w:r>
        <w:r w:rsidRPr="00592CDD">
          <w:rPr>
            <w:color w:val="BCBEC4"/>
            <w:lang w:val="en-US"/>
          </w:rPr>
          <w:br/>
          <w:delText xml:space="preserve">            background: 00FA9A;</w:delText>
        </w:r>
        <w:r w:rsidRPr="00592CDD">
          <w:rPr>
            <w:color w:val="BCBEC4"/>
            <w:lang w:val="en-US"/>
          </w:rPr>
          <w:br/>
          <w:delText xml:space="preserve">            margin:10px;</w:delText>
        </w:r>
        <w:r w:rsidRPr="00592CDD">
          <w:rPr>
            <w:color w:val="BCBEC4"/>
            <w:lang w:val="en-US"/>
          </w:rPr>
          <w:br/>
          <w:delText xml:space="preserve">            padding: 10px;</w:delText>
        </w:r>
        <w:r w:rsidRPr="00592CDD">
          <w:rPr>
            <w:color w:val="BCBEC4"/>
            <w:lang w:val="en-US"/>
          </w:rPr>
          <w:br/>
          <w:delText xml:space="preserve">            display: inline-table;</w:delText>
        </w:r>
        <w:r w:rsidRPr="00592CDD">
          <w:rPr>
            <w:color w:val="BCBEC4"/>
            <w:lang w:val="en-US"/>
          </w:rPr>
          <w:br/>
          <w:delText xml:space="preserve">            width: 250px;</w:delText>
        </w:r>
        <w:r w:rsidRPr="00592CDD">
          <w:rPr>
            <w:color w:val="BCBEC4"/>
            <w:lang w:val="en-US"/>
          </w:rPr>
          <w:br/>
          <w:delText xml:space="preserve">            font-family: 'Times New Roman', Times, serif;</w:delText>
        </w:r>
        <w:r w:rsidRPr="00592CDD">
          <w:rPr>
            <w:color w:val="BCBEC4"/>
            <w:lang w:val="en-US"/>
          </w:rPr>
          <w:br/>
          <w:delText xml:space="preserve"> 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    .products {</w:delText>
        </w:r>
        <w:r w:rsidRPr="00592CDD">
          <w:rPr>
            <w:color w:val="BCBEC4"/>
            <w:lang w:val="en-US"/>
          </w:rPr>
          <w:br/>
          <w:delText xml:space="preserve">         text-align: center;</w:delText>
        </w:r>
        <w:r w:rsidRPr="00592CDD">
          <w:rPr>
            <w:color w:val="BCBEC4"/>
            <w:lang w:val="en-US"/>
          </w:rPr>
          <w:br/>
          <w:delText xml:space="preserve">        }</w:delText>
        </w:r>
        <w:r w:rsidRPr="00592CDD">
          <w:rPr>
            <w:color w:val="BCBEC4"/>
            <w:lang w:val="en-US"/>
          </w:rPr>
          <w:br/>
        </w:r>
        <w:r w:rsidRPr="00592CDD">
          <w:rPr>
            <w:color w:val="BCBEC4"/>
            <w:lang w:val="en-US"/>
          </w:rPr>
          <w:br/>
          <w:delText xml:space="preserve">    </w:delText>
        </w:r>
        <w:r w:rsidRPr="00592CDD">
          <w:rPr>
            <w:color w:val="D5B778"/>
            <w:lang w:val="en-US"/>
          </w:rPr>
          <w:delText>&lt;/style&gt;</w:delText>
        </w:r>
        <w:r w:rsidRPr="00592CDD">
          <w:rPr>
            <w:color w:val="D5B778"/>
            <w:lang w:val="en-US"/>
          </w:rPr>
          <w:br/>
          <w:delText>&lt;/head&gt;</w:delText>
        </w:r>
        <w:r w:rsidRPr="00592CDD">
          <w:rPr>
            <w:color w:val="D5B778"/>
            <w:lang w:val="en-US"/>
          </w:rPr>
          <w:br/>
          <w:delText>&lt;body&gt;</w:delText>
        </w:r>
        <w:r w:rsidRPr="00592CDD">
          <w:rPr>
            <w:color w:val="D5B778"/>
            <w:lang w:val="en-US"/>
          </w:rPr>
          <w:br/>
          <w:delText xml:space="preserve">    &lt;div </w:delText>
        </w:r>
        <w:r w:rsidRPr="00592CDD">
          <w:rPr>
            <w:color w:val="BABABA"/>
            <w:lang w:val="en-US"/>
          </w:rPr>
          <w:delText xml:space="preserve">class </w:delText>
        </w:r>
        <w:r w:rsidRPr="00592CDD">
          <w:rPr>
            <w:color w:val="6AAB73"/>
            <w:lang w:val="en-US"/>
          </w:rPr>
          <w:delText>= "products"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&lt;div </w:delText>
        </w:r>
        <w:r w:rsidRPr="00592CDD">
          <w:rPr>
            <w:color w:val="BABABA"/>
            <w:lang w:val="en-US"/>
          </w:rPr>
          <w:delText xml:space="preserve">class </w:delText>
        </w:r>
        <w:r w:rsidRPr="00592CDD">
          <w:rPr>
            <w:color w:val="6AAB73"/>
            <w:lang w:val="en-US"/>
          </w:rPr>
          <w:delText>= logo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&lt;h1&gt; </w:delText>
        </w:r>
        <w:r>
          <w:rPr>
            <w:color w:val="BCBEC4"/>
          </w:rPr>
          <w:delText>ООО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Обувь</w:delText>
        </w:r>
        <w:r w:rsidRPr="00592CDD">
          <w:rPr>
            <w:color w:val="D5B778"/>
            <w:lang w:val="en-US"/>
          </w:rPr>
          <w:delText>&lt;/h1&gt;</w:delText>
        </w:r>
        <w:r w:rsidRPr="00592CDD">
          <w:rPr>
            <w:color w:val="D5B778"/>
            <w:lang w:val="en-US"/>
          </w:rPr>
          <w:br/>
          <w:delText xml:space="preserve">            &lt;p&gt; </w:delText>
        </w:r>
        <w:r>
          <w:rPr>
            <w:color w:val="BCBEC4"/>
          </w:rPr>
          <w:delText>Магазин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качественной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обуви</w:delText>
        </w:r>
        <w:r w:rsidRPr="00592CDD">
          <w:rPr>
            <w:color w:val="D5B778"/>
            <w:lang w:val="en-US"/>
          </w:rPr>
          <w:delText>&lt;/p&gt;</w:delText>
        </w:r>
        <w:r w:rsidRPr="00592CDD">
          <w:rPr>
            <w:color w:val="D5B778"/>
            <w:lang w:val="en-US"/>
          </w:rPr>
          <w:br/>
          <w:delText xml:space="preserve">            &lt;div </w:delText>
        </w:r>
        <w:r w:rsidRPr="00592CDD">
          <w:rPr>
            <w:color w:val="BABABA"/>
            <w:lang w:val="en-US"/>
          </w:rPr>
          <w:delText>class</w:delText>
        </w:r>
        <w:r w:rsidRPr="00592CDD">
          <w:rPr>
            <w:color w:val="6AAB73"/>
            <w:lang w:val="en-US"/>
          </w:rPr>
          <w:delText>="user"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    &lt;p&gt; </w:delText>
        </w:r>
        <w:r w:rsidRPr="00592CDD">
          <w:rPr>
            <w:color w:val="BCBEC4"/>
            <w:lang w:val="en-US"/>
          </w:rPr>
          <w:delText>{{ user_fio }}</w:delText>
        </w:r>
        <w:r w:rsidRPr="00592CDD">
          <w:rPr>
            <w:color w:val="D5B778"/>
            <w:lang w:val="en-US"/>
          </w:rPr>
          <w:delText>&lt;/p&gt;</w:delText>
        </w:r>
        <w:r w:rsidRPr="00592CDD">
          <w:rPr>
            <w:color w:val="D5B778"/>
            <w:lang w:val="en-US"/>
          </w:rPr>
          <w:br/>
          <w:delText xml:space="preserve">                &lt;p&gt; </w:delText>
        </w:r>
        <w:r w:rsidRPr="00592CDD">
          <w:rPr>
            <w:color w:val="BCBEC4"/>
            <w:lang w:val="en-US"/>
          </w:rPr>
          <w:delText>{{ user_role }}</w:delText>
        </w:r>
        <w:r w:rsidRPr="00592CDD">
          <w:rPr>
            <w:color w:val="D5B778"/>
            <w:lang w:val="en-US"/>
          </w:rPr>
          <w:delText>&lt;/p&gt;</w:delText>
        </w:r>
        <w:r w:rsidRPr="00592CDD">
          <w:rPr>
            <w:color w:val="D5B778"/>
            <w:lang w:val="en-US"/>
          </w:rPr>
          <w:br/>
          <w:delText xml:space="preserve">                </w:delText>
        </w:r>
        <w:r w:rsidRPr="00592CDD">
          <w:rPr>
            <w:color w:val="BCBEC4"/>
            <w:lang w:val="en-US"/>
          </w:rPr>
          <w:delText>{% if user_role != 'guest' and user_role != '</w:delText>
        </w:r>
        <w:r>
          <w:rPr>
            <w:color w:val="BCBEC4"/>
          </w:rPr>
          <w:delText>Гость</w:delText>
        </w:r>
        <w:r w:rsidRPr="00592CDD">
          <w:rPr>
            <w:color w:val="BCBEC4"/>
            <w:lang w:val="en-US"/>
          </w:rPr>
          <w:delText>' %}</w:delText>
        </w:r>
        <w:r w:rsidRPr="00592CDD">
          <w:rPr>
            <w:color w:val="BCBEC4"/>
            <w:lang w:val="en-US"/>
          </w:rPr>
          <w:br/>
          <w:delText xml:space="preserve">                    </w:delText>
        </w:r>
        <w:r w:rsidRPr="00592CDD">
          <w:rPr>
            <w:color w:val="D5B778"/>
            <w:lang w:val="en-US"/>
          </w:rPr>
          <w:delText xml:space="preserve">&lt;p&gt;&lt;a </w:delText>
        </w:r>
        <w:r w:rsidRPr="00592CDD">
          <w:rPr>
            <w:color w:val="BABABA"/>
            <w:lang w:val="en-US"/>
          </w:rPr>
          <w:delText>href</w:delText>
        </w:r>
        <w:r w:rsidRPr="00592CDD">
          <w:rPr>
            <w:color w:val="6AAB73"/>
            <w:lang w:val="en-US"/>
          </w:rPr>
          <w:delText>="{% url 'logout' %}"</w:delText>
        </w:r>
        <w:r w:rsidRPr="00592CDD">
          <w:rPr>
            <w:color w:val="D5B778"/>
            <w:lang w:val="en-US"/>
          </w:rPr>
          <w:delText>&gt;</w:delText>
        </w:r>
        <w:r>
          <w:rPr>
            <w:color w:val="BCBEC4"/>
          </w:rPr>
          <w:delText>Выйти</w:delText>
        </w:r>
        <w:r w:rsidRPr="00592CDD">
          <w:rPr>
            <w:color w:val="D5B778"/>
            <w:lang w:val="en-US"/>
          </w:rPr>
          <w:delText>&lt;/a&gt;&lt;/p&gt;</w:delText>
        </w:r>
        <w:r w:rsidRPr="00592CDD">
          <w:rPr>
            <w:color w:val="D5B778"/>
            <w:lang w:val="en-US"/>
          </w:rPr>
          <w:br/>
          <w:delText xml:space="preserve">                </w:delText>
        </w:r>
        <w:r w:rsidRPr="00592CDD">
          <w:rPr>
            <w:color w:val="BCBEC4"/>
            <w:lang w:val="en-US"/>
          </w:rPr>
          <w:delText>{% else %}</w:delText>
        </w:r>
        <w:r w:rsidRPr="00592CDD">
          <w:rPr>
            <w:color w:val="BCBEC4"/>
            <w:lang w:val="en-US"/>
          </w:rPr>
          <w:br/>
          <w:delText xml:space="preserve">                    </w:delText>
        </w:r>
        <w:r w:rsidRPr="00592CDD">
          <w:rPr>
            <w:color w:val="D5B778"/>
            <w:lang w:val="en-US"/>
          </w:rPr>
          <w:delText xml:space="preserve">&lt;p&gt; &lt;a </w:delText>
        </w:r>
        <w:r w:rsidRPr="00592CDD">
          <w:rPr>
            <w:color w:val="BABABA"/>
            <w:lang w:val="en-US"/>
          </w:rPr>
          <w:delText>href</w:delText>
        </w:r>
        <w:r w:rsidRPr="00592CDD">
          <w:rPr>
            <w:color w:val="6AAB73"/>
            <w:lang w:val="en-US"/>
          </w:rPr>
          <w:delText>="{% url 'login' %}"</w:delText>
        </w:r>
        <w:r w:rsidRPr="00592CDD">
          <w:rPr>
            <w:color w:val="D5B778"/>
            <w:lang w:val="en-US"/>
          </w:rPr>
          <w:delText>&gt;</w:delText>
        </w:r>
        <w:r>
          <w:rPr>
            <w:color w:val="BCBEC4"/>
          </w:rPr>
          <w:delText>Войти</w:delText>
        </w:r>
        <w:r w:rsidRPr="00592CDD">
          <w:rPr>
            <w:color w:val="D5B778"/>
            <w:lang w:val="en-US"/>
          </w:rPr>
          <w:delText>&lt;/a&gt;&lt;/p&gt;</w:delText>
        </w:r>
        <w:r w:rsidRPr="00592CDD">
          <w:rPr>
            <w:color w:val="D5B778"/>
            <w:lang w:val="en-US"/>
          </w:rPr>
          <w:br/>
          <w:delText xml:space="preserve">                </w:delText>
        </w:r>
        <w:r w:rsidRPr="00592CDD">
          <w:rPr>
            <w:color w:val="BCBEC4"/>
            <w:lang w:val="en-US"/>
          </w:rPr>
          <w:delText>{% endif %}</w:delText>
        </w:r>
        <w:r w:rsidRPr="00592CDD">
          <w:rPr>
            <w:color w:val="BCBEC4"/>
            <w:lang w:val="en-US"/>
          </w:rPr>
          <w:br/>
          <w:delText xml:space="preserve">            </w:delText>
        </w:r>
        <w:r w:rsidRPr="00592CDD">
          <w:rPr>
            <w:color w:val="D5B778"/>
            <w:lang w:val="en-US"/>
          </w:rPr>
          <w:delText>&lt;/div&gt;</w:delText>
        </w:r>
        <w:r w:rsidRPr="00592CDD">
          <w:rPr>
            <w:color w:val="D5B778"/>
            <w:lang w:val="en-US"/>
          </w:rPr>
          <w:br/>
          <w:delText xml:space="preserve">        &lt;/div&gt;</w:delText>
        </w:r>
        <w:r w:rsidRPr="00592CDD">
          <w:rPr>
            <w:color w:val="D5B778"/>
            <w:lang w:val="en-US"/>
          </w:rPr>
          <w:br/>
          <w:delText xml:space="preserve">        </w:delText>
        </w:r>
        <w:r w:rsidRPr="00592CDD">
          <w:rPr>
            <w:color w:val="BCBEC4"/>
            <w:lang w:val="en-US"/>
          </w:rPr>
          <w:delText>{%  if can_filter %}</w:delText>
        </w:r>
        <w:r w:rsidRPr="00592CDD">
          <w:rPr>
            <w:color w:val="BCBEC4"/>
            <w:lang w:val="en-US"/>
          </w:rPr>
          <w:br/>
          <w:delText xml:space="preserve">            </w:delText>
        </w:r>
        <w:r w:rsidRPr="00592CDD">
          <w:rPr>
            <w:color w:val="D5B778"/>
            <w:lang w:val="en-US"/>
          </w:rPr>
          <w:delText xml:space="preserve">&lt;h3&gt; </w:delText>
        </w:r>
        <w:r>
          <w:rPr>
            <w:color w:val="BCBEC4"/>
          </w:rPr>
          <w:delText>Поиск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и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фильтр</w:delText>
        </w:r>
        <w:r w:rsidRPr="00592CDD">
          <w:rPr>
            <w:color w:val="D5B778"/>
            <w:lang w:val="en-US"/>
          </w:rPr>
          <w:delText>&lt;/h3&gt;</w:delText>
        </w:r>
        <w:r w:rsidRPr="00592CDD">
          <w:rPr>
            <w:color w:val="D5B778"/>
            <w:lang w:val="en-US"/>
          </w:rPr>
          <w:br/>
          <w:delText xml:space="preserve">            &lt;form </w:delText>
        </w:r>
        <w:r w:rsidRPr="00592CDD">
          <w:rPr>
            <w:color w:val="BABABA"/>
            <w:lang w:val="en-US"/>
          </w:rPr>
          <w:delText xml:space="preserve">method </w:delText>
        </w:r>
        <w:r w:rsidRPr="00592CDD">
          <w:rPr>
            <w:color w:val="6AAB73"/>
            <w:lang w:val="en-US"/>
          </w:rPr>
          <w:delText>= 'get'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    &lt;input </w:delText>
        </w:r>
        <w:r w:rsidRPr="00592CDD">
          <w:rPr>
            <w:color w:val="BABABA"/>
            <w:lang w:val="en-US"/>
          </w:rPr>
          <w:delText xml:space="preserve">type </w:delText>
        </w:r>
        <w:r w:rsidRPr="00592CDD">
          <w:rPr>
            <w:color w:val="6AAB73"/>
            <w:lang w:val="en-US"/>
          </w:rPr>
          <w:delText xml:space="preserve">='text' </w:delText>
        </w:r>
        <w:r w:rsidRPr="00592CDD">
          <w:rPr>
            <w:color w:val="BABABA"/>
            <w:lang w:val="en-US"/>
          </w:rPr>
          <w:delText xml:space="preserve">name </w:delText>
        </w:r>
        <w:r w:rsidRPr="00592CDD">
          <w:rPr>
            <w:color w:val="6AAB73"/>
            <w:lang w:val="en-US"/>
          </w:rPr>
          <w:delText xml:space="preserve">='search' </w:delText>
        </w:r>
        <w:r w:rsidRPr="00592CDD">
          <w:rPr>
            <w:color w:val="BABABA"/>
            <w:lang w:val="en-US"/>
          </w:rPr>
          <w:delText>value</w:delText>
        </w:r>
        <w:r w:rsidRPr="00592CDD">
          <w:rPr>
            <w:color w:val="6AAB73"/>
            <w:lang w:val="en-US"/>
          </w:rPr>
          <w:delText xml:space="preserve">=" {{ search }} " </w:delText>
        </w:r>
        <w:r w:rsidRPr="00592CDD">
          <w:rPr>
            <w:color w:val="BABABA"/>
            <w:lang w:val="en-US"/>
          </w:rPr>
          <w:delText xml:space="preserve">style </w:delText>
        </w:r>
        <w:r w:rsidRPr="00592CDD">
          <w:rPr>
            <w:color w:val="6AAB73"/>
            <w:lang w:val="en-US"/>
          </w:rPr>
          <w:delText>= 'width: 100px'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    &lt;select </w:delText>
        </w:r>
        <w:r w:rsidRPr="00592CDD">
          <w:rPr>
            <w:color w:val="BABABA"/>
            <w:lang w:val="en-US"/>
          </w:rPr>
          <w:delText xml:space="preserve">name </w:delText>
        </w:r>
        <w:r w:rsidRPr="00592CDD">
          <w:rPr>
            <w:color w:val="6AAB73"/>
            <w:lang w:val="en-US"/>
          </w:rPr>
          <w:delText>= 'category'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        &lt;option </w:delText>
        </w:r>
        <w:r w:rsidRPr="00592CDD">
          <w:rPr>
            <w:color w:val="BABABA"/>
            <w:lang w:val="en-US"/>
          </w:rPr>
          <w:delText>value</w:delText>
        </w:r>
        <w:r w:rsidRPr="00592CDD">
          <w:rPr>
            <w:color w:val="6AAB73"/>
            <w:lang w:val="en-US"/>
          </w:rPr>
          <w:delText>=""</w:delText>
        </w:r>
        <w:r w:rsidRPr="00592CDD">
          <w:rPr>
            <w:color w:val="D5B778"/>
            <w:lang w:val="en-US"/>
          </w:rPr>
          <w:delText xml:space="preserve">&gt; </w:delText>
        </w:r>
        <w:r>
          <w:rPr>
            <w:color w:val="BCBEC4"/>
          </w:rPr>
          <w:delText>Все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категории</w:delText>
        </w:r>
        <w:r w:rsidRPr="00592CDD">
          <w:rPr>
            <w:color w:val="D5B778"/>
            <w:lang w:val="en-US"/>
          </w:rPr>
          <w:delText>&lt;/option&gt;</w:delText>
        </w:r>
        <w:r w:rsidRPr="00592CDD">
          <w:rPr>
            <w:color w:val="D5B778"/>
            <w:lang w:val="en-US"/>
          </w:rPr>
          <w:br/>
          <w:delText xml:space="preserve">                    &lt;option </w:delText>
        </w:r>
        <w:r w:rsidRPr="00592CDD">
          <w:rPr>
            <w:color w:val="BABABA"/>
            <w:lang w:val="en-US"/>
          </w:rPr>
          <w:delText>value</w:delText>
        </w:r>
        <w:r w:rsidRPr="00592CDD">
          <w:rPr>
            <w:color w:val="6AAB73"/>
            <w:lang w:val="en-US"/>
          </w:rPr>
          <w:delText>="</w:delText>
        </w:r>
        <w:r>
          <w:rPr>
            <w:color w:val="6AAB73"/>
          </w:rPr>
          <w:delText>Женская</w:delText>
        </w:r>
        <w:r w:rsidRPr="00592CDD">
          <w:rPr>
            <w:color w:val="6AAB73"/>
            <w:lang w:val="en-US"/>
          </w:rPr>
          <w:delText xml:space="preserve"> </w:delText>
        </w:r>
        <w:r>
          <w:rPr>
            <w:color w:val="6AAB73"/>
          </w:rPr>
          <w:delText>обувь</w:delText>
        </w:r>
        <w:r w:rsidRPr="00592CDD">
          <w:rPr>
            <w:color w:val="6AAB73"/>
            <w:lang w:val="en-US"/>
          </w:rPr>
          <w:delText xml:space="preserve">" </w:delText>
        </w:r>
        <w:r w:rsidRPr="00592CDD">
          <w:rPr>
            <w:color w:val="BABABA"/>
            <w:lang w:val="en-US"/>
          </w:rPr>
          <w:delText xml:space="preserve">{% if category_filter </w:delText>
        </w:r>
        <w:r w:rsidRPr="00592CDD">
          <w:rPr>
            <w:color w:val="6AAB73"/>
            <w:lang w:val="en-US"/>
          </w:rPr>
          <w:delText xml:space="preserve">== </w:delText>
        </w:r>
        <w:r w:rsidRPr="00592CDD">
          <w:rPr>
            <w:color w:val="BCBEC4"/>
            <w:lang w:val="en-US"/>
          </w:rPr>
          <w:delText>'</w:delText>
        </w:r>
        <w:r>
          <w:rPr>
            <w:color w:val="BCBEC4"/>
          </w:rPr>
          <w:delText>Женская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обувь</w:delText>
        </w:r>
        <w:r w:rsidRPr="00592CDD">
          <w:rPr>
            <w:color w:val="BCBEC4"/>
            <w:lang w:val="en-US"/>
          </w:rPr>
          <w:delText xml:space="preserve">'%} selected {% endif %}&gt; </w:delText>
        </w:r>
        <w:r w:rsidRPr="00592CDD">
          <w:rPr>
            <w:color w:val="D5B778"/>
            <w:lang w:val="en-US"/>
          </w:rPr>
          <w:delText>&lt;/option&gt;</w:delText>
        </w:r>
        <w:r w:rsidRPr="00592CDD">
          <w:rPr>
            <w:color w:val="D5B778"/>
            <w:lang w:val="en-US"/>
          </w:rPr>
          <w:br/>
          <w:delText xml:space="preserve">                    &lt;option </w:delText>
        </w:r>
        <w:r w:rsidRPr="00592CDD">
          <w:rPr>
            <w:color w:val="BABABA"/>
            <w:lang w:val="en-US"/>
          </w:rPr>
          <w:delText>value</w:delText>
        </w:r>
        <w:r w:rsidRPr="00592CDD">
          <w:rPr>
            <w:color w:val="6AAB73"/>
            <w:lang w:val="en-US"/>
          </w:rPr>
          <w:delText>="</w:delText>
        </w:r>
        <w:r>
          <w:rPr>
            <w:color w:val="6AAB73"/>
          </w:rPr>
          <w:delText>Мужская</w:delText>
        </w:r>
        <w:r w:rsidRPr="00592CDD">
          <w:rPr>
            <w:color w:val="6AAB73"/>
            <w:lang w:val="en-US"/>
          </w:rPr>
          <w:delText xml:space="preserve"> </w:delText>
        </w:r>
        <w:r>
          <w:rPr>
            <w:color w:val="6AAB73"/>
          </w:rPr>
          <w:delText>обувь</w:delText>
        </w:r>
        <w:r w:rsidRPr="00592CDD">
          <w:rPr>
            <w:color w:val="6AAB73"/>
            <w:lang w:val="en-US"/>
          </w:rPr>
          <w:delText xml:space="preserve">" </w:delText>
        </w:r>
        <w:r w:rsidRPr="00592CDD">
          <w:rPr>
            <w:color w:val="BABABA"/>
            <w:lang w:val="en-US"/>
          </w:rPr>
          <w:delText xml:space="preserve">{% if category_filter </w:delText>
        </w:r>
        <w:r w:rsidRPr="00592CDD">
          <w:rPr>
            <w:color w:val="6AAB73"/>
            <w:lang w:val="en-US"/>
          </w:rPr>
          <w:delText xml:space="preserve">== </w:delText>
        </w:r>
        <w:r w:rsidRPr="00592CDD">
          <w:rPr>
            <w:color w:val="BCBEC4"/>
            <w:lang w:val="en-US"/>
          </w:rPr>
          <w:delText>'</w:delText>
        </w:r>
        <w:r>
          <w:rPr>
            <w:color w:val="BCBEC4"/>
          </w:rPr>
          <w:delText>Мужская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обувь</w:delText>
        </w:r>
        <w:r w:rsidRPr="00592CDD">
          <w:rPr>
            <w:color w:val="BCBEC4"/>
            <w:lang w:val="en-US"/>
          </w:rPr>
          <w:delText xml:space="preserve">'%} selected {% endif%}&gt; </w:delText>
        </w:r>
        <w:r w:rsidRPr="00592CDD">
          <w:rPr>
            <w:color w:val="D5B778"/>
            <w:lang w:val="en-US"/>
          </w:rPr>
          <w:delText>&lt;/option&gt;</w:delText>
        </w:r>
        <w:r w:rsidRPr="00592CDD">
          <w:rPr>
            <w:color w:val="D5B778"/>
            <w:lang w:val="en-US"/>
          </w:rPr>
          <w:br/>
          <w:delText xml:space="preserve">                &lt;/select&gt;</w:delText>
        </w:r>
        <w:r w:rsidRPr="00592CDD">
          <w:rPr>
            <w:color w:val="D5B778"/>
            <w:lang w:val="en-US"/>
          </w:rPr>
          <w:br/>
          <w:delText xml:space="preserve">                &lt;select </w:delText>
        </w:r>
        <w:r w:rsidRPr="00592CDD">
          <w:rPr>
            <w:color w:val="BABABA"/>
            <w:lang w:val="en-US"/>
          </w:rPr>
          <w:delText xml:space="preserve">name </w:delText>
        </w:r>
        <w:r w:rsidRPr="00592CDD">
          <w:rPr>
            <w:color w:val="6AAB73"/>
            <w:lang w:val="en-US"/>
          </w:rPr>
          <w:delText>='sort'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        &lt;option </w:delText>
        </w:r>
        <w:r w:rsidRPr="00592CDD">
          <w:rPr>
            <w:color w:val="BABABA"/>
            <w:lang w:val="en-US"/>
          </w:rPr>
          <w:delText xml:space="preserve">value </w:delText>
        </w:r>
        <w:r w:rsidRPr="00592CDD">
          <w:rPr>
            <w:color w:val="6AAB73"/>
            <w:lang w:val="en-US"/>
          </w:rPr>
          <w:delText xml:space="preserve">="price" </w:delText>
        </w:r>
        <w:r w:rsidRPr="00592CDD">
          <w:rPr>
            <w:color w:val="BABABA"/>
            <w:lang w:val="en-US"/>
          </w:rPr>
          <w:delText xml:space="preserve">{% if sort_by </w:delText>
        </w:r>
        <w:r w:rsidRPr="00592CDD">
          <w:rPr>
            <w:color w:val="6AAB73"/>
            <w:lang w:val="en-US"/>
          </w:rPr>
          <w:delText xml:space="preserve">== </w:delText>
        </w:r>
        <w:r w:rsidRPr="00592CDD">
          <w:rPr>
            <w:color w:val="BCBEC4"/>
            <w:lang w:val="en-US"/>
          </w:rPr>
          <w:delText xml:space="preserve">'price+'%} selected {%endif%}&gt; </w:delText>
        </w:r>
        <w:r>
          <w:rPr>
            <w:color w:val="BCBEC4"/>
          </w:rPr>
          <w:delText>Цена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по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возрастанию</w:delText>
        </w:r>
        <w:r w:rsidRPr="00592CDD">
          <w:rPr>
            <w:color w:val="BCBEC4"/>
            <w:lang w:val="en-US"/>
          </w:rPr>
          <w:delText xml:space="preserve">: </w:delText>
        </w:r>
        <w:r w:rsidRPr="00592CDD">
          <w:rPr>
            <w:color w:val="D5B778"/>
            <w:lang w:val="en-US"/>
          </w:rPr>
          <w:delText>&lt;/option&gt;</w:delText>
        </w:r>
        <w:r w:rsidRPr="00592CDD">
          <w:rPr>
            <w:color w:val="D5B778"/>
            <w:lang w:val="en-US"/>
          </w:rPr>
          <w:br/>
          <w:delText xml:space="preserve">                &lt;/select&gt;</w:delText>
        </w:r>
        <w:r w:rsidRPr="00592CDD">
          <w:rPr>
            <w:color w:val="D5B778"/>
            <w:lang w:val="en-US"/>
          </w:rPr>
          <w:br/>
          <w:delText xml:space="preserve">                &lt;button </w:delText>
        </w:r>
        <w:r w:rsidRPr="00592CDD">
          <w:rPr>
            <w:color w:val="BABABA"/>
            <w:lang w:val="en-US"/>
          </w:rPr>
          <w:delText>type</w:delText>
        </w:r>
        <w:r w:rsidRPr="00592CDD">
          <w:rPr>
            <w:color w:val="6AAB73"/>
            <w:lang w:val="en-US"/>
          </w:rPr>
          <w:delText>="submit"</w:delText>
        </w:r>
        <w:r w:rsidRPr="00592CDD">
          <w:rPr>
            <w:color w:val="D5B778"/>
            <w:lang w:val="en-US"/>
          </w:rPr>
          <w:delText xml:space="preserve">&gt; </w:delText>
        </w:r>
        <w:r>
          <w:rPr>
            <w:color w:val="BCBEC4"/>
          </w:rPr>
          <w:delText>Применить</w:delText>
        </w:r>
        <w:r w:rsidRPr="00592CDD">
          <w:rPr>
            <w:color w:val="D5B778"/>
            <w:lang w:val="en-US"/>
          </w:rPr>
          <w:delText>&lt;/button&gt;</w:delText>
        </w:r>
        <w:r w:rsidRPr="00592CDD">
          <w:rPr>
            <w:color w:val="D5B778"/>
            <w:lang w:val="en-US"/>
          </w:rPr>
          <w:br/>
          <w:delText xml:space="preserve">            &lt;/form&gt;</w:delText>
        </w:r>
        <w:r w:rsidRPr="00592CDD">
          <w:rPr>
            <w:color w:val="D5B778"/>
            <w:lang w:val="en-US"/>
          </w:rPr>
          <w:br/>
          <w:delText xml:space="preserve">        </w:delText>
        </w:r>
        <w:r w:rsidRPr="00592CDD">
          <w:rPr>
            <w:color w:val="BCBEC4"/>
            <w:lang w:val="en-US"/>
          </w:rPr>
          <w:delText>{% endif%}</w:delText>
        </w:r>
        <w:r w:rsidRPr="00592CDD">
          <w:rPr>
            <w:color w:val="BCBEC4"/>
            <w:lang w:val="en-US"/>
          </w:rPr>
          <w:br/>
          <w:delText xml:space="preserve">        {% for item in tovars %}</w:delText>
        </w:r>
        <w:r w:rsidRPr="00592CDD">
          <w:rPr>
            <w:color w:val="BCBEC4"/>
            <w:lang w:val="en-US"/>
          </w:rPr>
          <w:br/>
          <w:delText xml:space="preserve">        </w:delText>
        </w:r>
        <w:r w:rsidRPr="00592CDD">
          <w:rPr>
            <w:color w:val="D5B778"/>
            <w:lang w:val="en-US"/>
          </w:rPr>
          <w:delText xml:space="preserve">&lt;div </w:delText>
        </w:r>
        <w:r w:rsidRPr="00592CDD">
          <w:rPr>
            <w:color w:val="BABABA"/>
            <w:lang w:val="en-US"/>
          </w:rPr>
          <w:delText xml:space="preserve">class </w:delText>
        </w:r>
        <w:r w:rsidRPr="00592CDD">
          <w:rPr>
            <w:color w:val="6AAB73"/>
            <w:lang w:val="en-US"/>
          </w:rPr>
          <w:delText>='continer'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&lt;img </w:delText>
        </w:r>
        <w:r w:rsidRPr="00592CDD">
          <w:rPr>
            <w:color w:val="BABABA"/>
            <w:lang w:val="en-US"/>
          </w:rPr>
          <w:delText>src</w:delText>
        </w:r>
        <w:r w:rsidRPr="00592CDD">
          <w:rPr>
            <w:color w:val="6AAB73"/>
            <w:lang w:val="en-US"/>
          </w:rPr>
          <w:delText xml:space="preserve">="{% static 'img/' %}{{ item.photo_tovar|default:'icon.png' }}" </w:delText>
        </w:r>
        <w:r w:rsidRPr="00592CDD">
          <w:rPr>
            <w:color w:val="BABABA"/>
            <w:lang w:val="en-US"/>
          </w:rPr>
          <w:delText>style</w:delText>
        </w:r>
        <w:r w:rsidRPr="00592CDD">
          <w:rPr>
            <w:color w:val="6AAB73"/>
            <w:lang w:val="en-US"/>
          </w:rPr>
          <w:delText>="width: 250px;"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&lt;div </w:delText>
        </w:r>
        <w:r w:rsidRPr="00592CDD">
          <w:rPr>
            <w:color w:val="BABABA"/>
            <w:lang w:val="en-US"/>
          </w:rPr>
          <w:delText xml:space="preserve">class </w:delText>
        </w:r>
        <w:r w:rsidRPr="00592CDD">
          <w:rPr>
            <w:color w:val="6AAB73"/>
            <w:lang w:val="en-US"/>
          </w:rPr>
          <w:delText>="content"</w:delText>
        </w:r>
        <w:r w:rsidRPr="00592CDD">
          <w:rPr>
            <w:color w:val="BABABA"/>
            <w:lang w:val="en-US"/>
          </w:rPr>
          <w:delText xml:space="preserve">, style </w:delText>
        </w:r>
        <w:r w:rsidRPr="00592CDD">
          <w:rPr>
            <w:color w:val="6AAB73"/>
            <w:lang w:val="en-US"/>
          </w:rPr>
          <w:delText>= "background : #7FFF00;"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D5B778"/>
            <w:lang w:val="en-US"/>
          </w:rPr>
          <w:br/>
          <w:delText xml:space="preserve">                &lt;h3&gt; </w:delText>
        </w:r>
        <w:r w:rsidRPr="00592CDD">
          <w:rPr>
            <w:color w:val="BCBEC4"/>
            <w:lang w:val="en-US"/>
          </w:rPr>
          <w:delText>{{item.name_tovar}}</w:delText>
        </w:r>
        <w:r w:rsidRPr="00592CDD">
          <w:rPr>
            <w:color w:val="D5B778"/>
            <w:lang w:val="en-US"/>
          </w:rPr>
          <w:delText>&lt;/h3&gt;</w:delText>
        </w:r>
        <w:r w:rsidRPr="00592CDD">
          <w:rPr>
            <w:color w:val="D5B778"/>
            <w:lang w:val="en-US"/>
          </w:rPr>
          <w:br/>
          <w:delText xml:space="preserve">                &lt;p&gt; </w:delText>
        </w:r>
        <w:r>
          <w:rPr>
            <w:color w:val="BCBEC4"/>
          </w:rPr>
          <w:delText>Артикул</w:delText>
        </w:r>
        <w:r w:rsidRPr="00592CDD">
          <w:rPr>
            <w:color w:val="BCBEC4"/>
            <w:lang w:val="en-US"/>
          </w:rPr>
          <w:delText>: {{item.id_tovar}}</w:delText>
        </w:r>
        <w:r w:rsidRPr="00592CDD">
          <w:rPr>
            <w:color w:val="D5B778"/>
            <w:lang w:val="en-US"/>
          </w:rPr>
          <w:delText>&lt;/p&gt;</w:delText>
        </w:r>
        <w:r w:rsidRPr="00592CDD">
          <w:rPr>
            <w:color w:val="D5B778"/>
            <w:lang w:val="en-US"/>
          </w:rPr>
          <w:br/>
          <w:delText xml:space="preserve">                &lt;p&gt; </w:delText>
        </w:r>
        <w:r>
          <w:rPr>
            <w:color w:val="BCBEC4"/>
          </w:rPr>
          <w:delText>Категория</w:delText>
        </w:r>
        <w:r w:rsidRPr="00592CDD">
          <w:rPr>
            <w:color w:val="BCBEC4"/>
            <w:lang w:val="en-US"/>
          </w:rPr>
          <w:delText>: {{item.cat_tovar}}</w:delText>
        </w:r>
        <w:r w:rsidRPr="00592CDD">
          <w:rPr>
            <w:color w:val="D5B778"/>
            <w:lang w:val="en-US"/>
          </w:rPr>
          <w:delText>&lt;/p&gt;</w:delText>
        </w:r>
        <w:r w:rsidRPr="00592CDD">
          <w:rPr>
            <w:color w:val="D5B778"/>
            <w:lang w:val="en-US"/>
          </w:rPr>
          <w:br/>
          <w:delText xml:space="preserve">                &lt;p&gt;</w:delText>
        </w:r>
        <w:r w:rsidRPr="00592CDD">
          <w:rPr>
            <w:color w:val="D5B778"/>
            <w:lang w:val="en-US"/>
          </w:rPr>
          <w:br/>
          <w:delText xml:space="preserve">                    </w:delText>
        </w:r>
        <w:r w:rsidRPr="00592CDD">
          <w:rPr>
            <w:color w:val="BCBEC4"/>
            <w:lang w:val="en-US"/>
          </w:rPr>
          <w:delText>{%if item.skidka_tovar &gt; 0%}</w:delText>
        </w:r>
        <w:r w:rsidRPr="00592CDD">
          <w:rPr>
            <w:color w:val="BCBEC4"/>
            <w:lang w:val="en-US"/>
          </w:rPr>
          <w:br/>
          <w:delText xml:space="preserve">                        </w:delText>
        </w:r>
        <w:r w:rsidRPr="00592CDD">
          <w:rPr>
            <w:color w:val="D5B778"/>
            <w:lang w:val="en-US"/>
          </w:rPr>
          <w:delText>&lt;s&gt;</w:delText>
        </w:r>
        <w:r w:rsidRPr="00592CDD">
          <w:rPr>
            <w:color w:val="BCBEC4"/>
            <w:lang w:val="en-US"/>
          </w:rPr>
          <w:delText xml:space="preserve">{{item.price_tovar}} </w:delText>
        </w:r>
        <w:r>
          <w:rPr>
            <w:color w:val="BCBEC4"/>
          </w:rPr>
          <w:delText>Руб</w:delText>
        </w:r>
        <w:r w:rsidRPr="00592CDD">
          <w:rPr>
            <w:color w:val="BCBEC4"/>
            <w:lang w:val="en-US"/>
          </w:rPr>
          <w:delText>.</w:delText>
        </w:r>
        <w:r w:rsidRPr="00592CDD">
          <w:rPr>
            <w:color w:val="D5B778"/>
            <w:lang w:val="en-US"/>
          </w:rPr>
          <w:delText>&lt;/s&gt;</w:delText>
        </w:r>
        <w:r w:rsidRPr="00592CDD">
          <w:rPr>
            <w:color w:val="D5B778"/>
            <w:lang w:val="en-US"/>
          </w:rPr>
          <w:br/>
          <w:delText xml:space="preserve">                    </w:delText>
        </w:r>
        <w:r w:rsidRPr="00592CDD">
          <w:rPr>
            <w:color w:val="BCBEC4"/>
            <w:lang w:val="en-US"/>
          </w:rPr>
          <w:delText>{%endif%}</w:delText>
        </w:r>
        <w:r w:rsidRPr="00592CDD">
          <w:rPr>
            <w:color w:val="BCBEC4"/>
            <w:lang w:val="en-US"/>
          </w:rPr>
          <w:br/>
          <w:delText xml:space="preserve">                    </w:delText>
        </w:r>
        <w:r w:rsidRPr="00592CDD">
          <w:rPr>
            <w:color w:val="D5B778"/>
            <w:lang w:val="en-US"/>
          </w:rPr>
          <w:delText>&lt;b&gt;</w:delText>
        </w:r>
        <w:r w:rsidRPr="00592CDD">
          <w:rPr>
            <w:color w:val="BCBEC4"/>
            <w:lang w:val="en-US"/>
          </w:rPr>
          <w:delText xml:space="preserve">{{item.get_discount_price}} </w:delText>
        </w:r>
        <w:r>
          <w:rPr>
            <w:color w:val="BCBEC4"/>
          </w:rPr>
          <w:delText>Руб</w:delText>
        </w:r>
        <w:r w:rsidRPr="00592CDD">
          <w:rPr>
            <w:color w:val="BCBEC4"/>
            <w:lang w:val="en-US"/>
          </w:rPr>
          <w:delText>.</w:delText>
        </w:r>
        <w:r w:rsidRPr="00592CDD">
          <w:rPr>
            <w:color w:val="D5B778"/>
            <w:lang w:val="en-US"/>
          </w:rPr>
          <w:delText>&lt;/b&gt;</w:delText>
        </w:r>
        <w:r w:rsidRPr="00592CDD">
          <w:rPr>
            <w:color w:val="D5B778"/>
            <w:lang w:val="en-US"/>
          </w:rPr>
          <w:br/>
          <w:delText xml:space="preserve">                    </w:delText>
        </w:r>
        <w:r w:rsidRPr="00592CDD">
          <w:rPr>
            <w:color w:val="BCBEC4"/>
            <w:lang w:val="en-US"/>
          </w:rPr>
          <w:delText>{% if item.skidka_tovar &gt; 15%}</w:delText>
        </w:r>
        <w:r w:rsidRPr="00592CDD">
          <w:rPr>
            <w:color w:val="BCBEC4"/>
            <w:lang w:val="en-US"/>
          </w:rPr>
          <w:br/>
          <w:delText xml:space="preserve">                        </w:delText>
        </w:r>
        <w:r w:rsidRPr="00592CDD">
          <w:rPr>
            <w:color w:val="D5B778"/>
            <w:lang w:val="en-US"/>
          </w:rPr>
          <w:delText xml:space="preserve">&lt;span </w:delText>
        </w:r>
        <w:r w:rsidRPr="00592CDD">
          <w:rPr>
            <w:color w:val="BABABA"/>
            <w:lang w:val="en-US"/>
          </w:rPr>
          <w:delText>style</w:delText>
        </w:r>
        <w:r w:rsidRPr="00592CDD">
          <w:rPr>
            <w:color w:val="6AAB73"/>
            <w:lang w:val="en-US"/>
          </w:rPr>
          <w:delText>="background: #2E8B57; color: white"</w:delText>
        </w:r>
        <w:r w:rsidRPr="00592CDD">
          <w:rPr>
            <w:color w:val="D5B778"/>
            <w:lang w:val="en-US"/>
          </w:rPr>
          <w:delText>&gt;</w:delText>
        </w:r>
        <w:r w:rsidRPr="00592CDD">
          <w:rPr>
            <w:color w:val="BCBEC4"/>
            <w:lang w:val="en-US"/>
          </w:rPr>
          <w:delText>{{item.skidka_tovar}}%</w:delText>
        </w:r>
        <w:r w:rsidRPr="00592CDD">
          <w:rPr>
            <w:color w:val="D5B778"/>
            <w:lang w:val="en-US"/>
          </w:rPr>
          <w:delText>&lt;/span&gt;</w:delText>
        </w:r>
        <w:r w:rsidRPr="00592CDD">
          <w:rPr>
            <w:color w:val="D5B778"/>
            <w:lang w:val="en-US"/>
          </w:rPr>
          <w:br/>
          <w:delText xml:space="preserve">                    </w:delText>
        </w:r>
        <w:r w:rsidRPr="00592CDD">
          <w:rPr>
            <w:color w:val="BCBEC4"/>
            <w:lang w:val="en-US"/>
          </w:rPr>
          <w:delText>{%endif%}</w:delText>
        </w:r>
        <w:r w:rsidRPr="00592CDD">
          <w:rPr>
            <w:color w:val="BCBEC4"/>
            <w:lang w:val="en-US"/>
          </w:rPr>
          <w:br/>
          <w:delText xml:space="preserve">                </w:delText>
        </w:r>
        <w:r w:rsidRPr="00592CDD">
          <w:rPr>
            <w:color w:val="D5B778"/>
            <w:lang w:val="en-US"/>
          </w:rPr>
          <w:delText>&lt;/p&gt;</w:delText>
        </w:r>
        <w:r w:rsidRPr="00592CDD">
          <w:rPr>
            <w:color w:val="D5B778"/>
            <w:lang w:val="en-US"/>
          </w:rPr>
          <w:br/>
          <w:delText xml:space="preserve">                &lt;p&gt;</w:delText>
        </w:r>
        <w:r w:rsidRPr="00592CDD">
          <w:rPr>
            <w:color w:val="D5B778"/>
            <w:lang w:val="en-US"/>
          </w:rPr>
          <w:br/>
          <w:delText xml:space="preserve">                    </w:delText>
        </w:r>
        <w:r w:rsidRPr="00592CDD">
          <w:rPr>
            <w:color w:val="BCBEC4"/>
            <w:lang w:val="en-US"/>
          </w:rPr>
          <w:delText>{% if item.amount_tovar &gt; 0 %}</w:delText>
        </w:r>
        <w:r w:rsidRPr="00592CDD">
          <w:rPr>
            <w:color w:val="BCBEC4"/>
            <w:lang w:val="en-US"/>
          </w:rPr>
          <w:br/>
          <w:delText xml:space="preserve">                        </w:delText>
        </w:r>
        <w:r>
          <w:rPr>
            <w:color w:val="BCBEC4"/>
          </w:rPr>
          <w:delText>В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наличие</w:delText>
        </w:r>
        <w:r w:rsidRPr="00592CDD">
          <w:rPr>
            <w:color w:val="BCBEC4"/>
            <w:lang w:val="en-US"/>
          </w:rPr>
          <w:delText xml:space="preserve">: {{ item.amount_tovar}} </w:delText>
        </w:r>
        <w:r>
          <w:rPr>
            <w:color w:val="BCBEC4"/>
          </w:rPr>
          <w:delText>шт</w:delText>
        </w:r>
        <w:r w:rsidRPr="00592CDD">
          <w:rPr>
            <w:color w:val="BCBEC4"/>
            <w:lang w:val="en-US"/>
          </w:rPr>
          <w:delText>.</w:delText>
        </w:r>
        <w:r w:rsidRPr="00592CDD">
          <w:rPr>
            <w:color w:val="BCBEC4"/>
            <w:lang w:val="en-US"/>
          </w:rPr>
          <w:br/>
          <w:delText xml:space="preserve">                    {% else %}</w:delText>
        </w:r>
        <w:r w:rsidRPr="00592CDD">
          <w:rPr>
            <w:color w:val="BCBEC4"/>
            <w:lang w:val="en-US"/>
          </w:rPr>
          <w:br/>
          <w:delText xml:space="preserve">                        </w:delText>
        </w:r>
        <w:r>
          <w:rPr>
            <w:color w:val="BCBEC4"/>
          </w:rPr>
          <w:delText>Нет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в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наличии</w:delText>
        </w:r>
        <w:r w:rsidRPr="00592CDD">
          <w:rPr>
            <w:color w:val="BCBEC4"/>
            <w:lang w:val="en-US"/>
          </w:rPr>
          <w:delText>.</w:delText>
        </w:r>
        <w:r w:rsidRPr="00592CDD">
          <w:rPr>
            <w:color w:val="BCBEC4"/>
            <w:lang w:val="en-US"/>
          </w:rPr>
          <w:br/>
          <w:delText xml:space="preserve">                    {% endif %}</w:delText>
        </w:r>
        <w:r w:rsidRPr="00592CDD">
          <w:rPr>
            <w:color w:val="BCBEC4"/>
            <w:lang w:val="en-US"/>
          </w:rPr>
          <w:br/>
          <w:delText xml:space="preserve">            </w:delText>
        </w:r>
        <w:r w:rsidRPr="00592CDD">
          <w:rPr>
            <w:color w:val="D5B778"/>
            <w:lang w:val="en-US"/>
          </w:rPr>
          <w:delText>&lt;/p&gt;</w:delText>
        </w:r>
        <w:r w:rsidRPr="00592CDD">
          <w:rPr>
            <w:color w:val="D5B778"/>
            <w:lang w:val="en-US"/>
          </w:rPr>
          <w:br/>
          <w:delText xml:space="preserve">            &lt;/div&gt;</w:delText>
        </w:r>
        <w:r w:rsidRPr="00592CDD">
          <w:rPr>
            <w:color w:val="D5B778"/>
            <w:lang w:val="en-US"/>
          </w:rPr>
          <w:br/>
          <w:delText xml:space="preserve">        &lt;/div&gt;</w:delText>
        </w:r>
        <w:r w:rsidRPr="00592CDD">
          <w:rPr>
            <w:color w:val="D5B778"/>
            <w:lang w:val="en-US"/>
          </w:rPr>
          <w:br/>
          <w:delText xml:space="preserve">        </w:delText>
        </w:r>
        <w:r w:rsidRPr="00592CDD">
          <w:rPr>
            <w:color w:val="BCBEC4"/>
            <w:lang w:val="en-US"/>
          </w:rPr>
          <w:delText>{% empty %}</w:delText>
        </w:r>
        <w:r w:rsidRPr="00592CDD">
          <w:rPr>
            <w:color w:val="BCBEC4"/>
            <w:lang w:val="en-US"/>
          </w:rPr>
          <w:br/>
          <w:delText xml:space="preserve">            </w:delText>
        </w:r>
        <w:r w:rsidRPr="00592CDD">
          <w:rPr>
            <w:color w:val="D5B778"/>
            <w:lang w:val="en-US"/>
          </w:rPr>
          <w:delText xml:space="preserve">&lt;p&gt; </w:delText>
        </w:r>
        <w:r>
          <w:rPr>
            <w:color w:val="BCBEC4"/>
          </w:rPr>
          <w:delText>Нет</w:delText>
        </w:r>
        <w:r w:rsidRPr="00592CDD">
          <w:rPr>
            <w:color w:val="BCBEC4"/>
            <w:lang w:val="en-US"/>
          </w:rPr>
          <w:delText xml:space="preserve"> </w:delText>
        </w:r>
        <w:r>
          <w:rPr>
            <w:color w:val="BCBEC4"/>
          </w:rPr>
          <w:delText>товаров</w:delText>
        </w:r>
        <w:r w:rsidRPr="00592CDD">
          <w:rPr>
            <w:color w:val="BCBEC4"/>
            <w:lang w:val="en-US"/>
          </w:rPr>
          <w:delText xml:space="preserve"> </w:delText>
        </w:r>
        <w:r w:rsidRPr="00592CDD">
          <w:rPr>
            <w:color w:val="D5B778"/>
            <w:lang w:val="en-US"/>
          </w:rPr>
          <w:delText>&lt;/p&gt;</w:delText>
        </w:r>
        <w:r w:rsidRPr="00592CDD">
          <w:rPr>
            <w:color w:val="D5B778"/>
            <w:lang w:val="en-US"/>
          </w:rPr>
          <w:br/>
        </w:r>
        <w:r w:rsidRPr="00592CDD">
          <w:rPr>
            <w:color w:val="D5B778"/>
            <w:lang w:val="en-US"/>
          </w:rPr>
          <w:br/>
          <w:delText xml:space="preserve">        </w:delText>
        </w:r>
        <w:r w:rsidRPr="00592CDD">
          <w:rPr>
            <w:color w:val="BCBEC4"/>
            <w:lang w:val="en-US"/>
          </w:rPr>
          <w:delText>{% endfor %}</w:delText>
        </w:r>
        <w:r w:rsidRPr="00592CDD">
          <w:rPr>
            <w:color w:val="BCBEC4"/>
            <w:lang w:val="en-US"/>
          </w:rPr>
          <w:br/>
          <w:delText xml:space="preserve">    </w:delText>
        </w:r>
        <w:r w:rsidRPr="00592CDD">
          <w:rPr>
            <w:color w:val="D5B778"/>
            <w:lang w:val="en-US"/>
          </w:rPr>
          <w:delText>&lt;/div&gt;</w:delText>
        </w:r>
        <w:r w:rsidRPr="00592CDD">
          <w:rPr>
            <w:color w:val="D5B778"/>
            <w:lang w:val="en-US"/>
          </w:rPr>
          <w:br/>
          <w:delText>&lt;/body&gt;</w:delText>
        </w:r>
        <w:r w:rsidRPr="00592CDD">
          <w:rPr>
            <w:color w:val="D5B778"/>
            <w:lang w:val="en-US"/>
          </w:rPr>
          <w:br/>
          <w:delText>&lt;/html&gt;</w:delText>
        </w:r>
      </w:del>
    </w:p>
    <w:p w14:paraId="2232CC09" w14:textId="48421301" w:rsidR="00EC374E" w:rsidRDefault="00EC374E" w:rsidP="00075477">
      <w:pPr>
        <w:rPr>
          <w:lang w:val="en-US"/>
        </w:rPr>
      </w:pPr>
    </w:p>
    <w:p w14:paraId="29DFDA2B" w14:textId="421EE872" w:rsidR="00687C41" w:rsidRDefault="00687C41" w:rsidP="00075477">
      <w:pPr>
        <w:rPr>
          <w:lang w:val="en-US"/>
        </w:rPr>
      </w:pPr>
    </w:p>
    <w:p w14:paraId="0B82EC4B" w14:textId="77777777" w:rsidR="00687C41" w:rsidRPr="00687C41" w:rsidRDefault="00687C41" w:rsidP="00687C4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Django settings for </w:t>
      </w:r>
      <w:proofErr w:type="spellStart"/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myproject</w:t>
      </w:r>
      <w:proofErr w:type="spellEnd"/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project.</w:t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>Generated by '</w:t>
      </w:r>
      <w:proofErr w:type="spellStart"/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django</w:t>
      </w:r>
      <w:proofErr w:type="spellEnd"/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-admin </w:t>
      </w:r>
      <w:proofErr w:type="spellStart"/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startproject</w:t>
      </w:r>
      <w:proofErr w:type="spellEnd"/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' using Django 6.0.6.</w:t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lastRenderedPageBreak/>
        <w:t>For more information on this file, see</w:t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>https://docs.djangoproject.com/en/6.0/topics/settings/</w:t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>For the full list of settings and their values, see</w:t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>https://docs.djangoproject.com/en/6.0/ref/settings/</w:t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>"""</w:t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pathlib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Path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Build paths inside the project like this: BASE_DIR / 'subdir'.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BASE_DIR = Path(__file__).resolve().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parent.parent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Quick-start development settings - unsuitable for production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See https://docs.djangoproject.com/en/6.0/howto/deployment/checklist/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SECURITY WARNING: keep the secret key used in production secret!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SECRET_KEY 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'django-insecure-$=0!a&amp;x24g9v#!h5!ym3xsdbhfjlx%5_^n-s^$etk&amp;sq9s#l)y'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SECURITY WARNING: don't run with debug turned on in production!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DEBUG =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ALLOWED_HOSTS = []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Application definition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INSTALLED_APPS = [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django.contrib.admin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django.contrib.auth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django.contrib.contenttypes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django.contrib.sessions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django.contrib.messages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django.contrib.staticfiles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myapp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]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MIDDLEWARE = [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django.middleware.security.SecurityMiddleware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django.contrib.sessions.middleware.SessionMiddleware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django.middleware.common.CommonMiddleware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django.middleware.csrf.CsrfViewMiddleware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django.contrib.auth.middleware.AuthenticationMiddleware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django.contrib.messages.middleware.MessageMiddleware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django.middleware.clickjacking.XFrameOptionsMiddleware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]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ROOT_URLCONF 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myproject.urls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TEMPLATES = [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{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'BACKEND'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django.template.backends.django.DjangoTemplates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'DIRS'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[BASE_DIR /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'templates'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'APP_DIRS'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'OPTIONS'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context_processors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[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django.template.context_processors.request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django.contrib.auth.context_processors.auth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django.contrib.messages.context_processors.messages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],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>]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WSGI_APPLICATION 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myproject.wsgi.application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Database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https://docs.djangoproject.com/en/6.0/ref/settings/#databases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DATABASES = {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'default'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'ENGINE'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'django.db.backends.postgresql_psycopg2'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'NAME'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mebel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'USER'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postgres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'PASSWORD'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'root'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'HOST'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'localhost'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'PORT'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'5432'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Password validation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https://docs.djangoproject.com/en/6.0/ref/settings/#auth-password-validators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AUTH_PASSWORD_VALIDATORS = [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{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'NAME'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'django.contrib.auth.password_validation.UserAttributeSimilarityValidator'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{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'NAME'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'django.contrib.auth.password_validation.MinimumLengthValidator'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{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'NAME'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'django.contrib.auth.password_validation.CommonPasswordValidator'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{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'NAME'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'django.contrib.auth.password_validation.NumericPasswordValidator'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]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Internationalization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https://docs.djangoproject.com/en/6.0/topics/i18n/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LANGUAGE_CODE 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en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-us'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TIME_ZONE 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'UTC'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USE_I18N =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USE_TZ =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Static files (CSS, JavaScript, Images)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https://docs.djangoproject.com/en/6.0/howto/static-files/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STATIC_URL 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'static/'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STATICFILES_DIRS = [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BASE_DIR /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'static'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]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MEDIA_URL =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'/media/'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MEDIA_ROOT =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os.path.join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(BASE_DIR, 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'media'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</w:p>
    <w:p w14:paraId="36C82CFD" w14:textId="531298FF" w:rsidR="00687C41" w:rsidRDefault="00687C41" w:rsidP="00075477">
      <w:pPr>
        <w:rPr>
          <w:lang w:val="en-US"/>
        </w:rPr>
      </w:pPr>
    </w:p>
    <w:p w14:paraId="0B8447BB" w14:textId="4BC1C401" w:rsidR="00687C41" w:rsidRDefault="00687C41" w:rsidP="00075477">
      <w:pPr>
        <w:rPr>
          <w:lang w:val="en-US"/>
        </w:rPr>
      </w:pPr>
    </w:p>
    <w:p w14:paraId="63892EF5" w14:textId="663E0919" w:rsidR="00687C41" w:rsidRDefault="00687C41" w:rsidP="00075477">
      <w:pPr>
        <w:rPr>
          <w:lang w:val="en-US"/>
        </w:rPr>
      </w:pPr>
      <w:proofErr w:type="spellStart"/>
      <w:r>
        <w:rPr>
          <w:lang w:val="en-US"/>
        </w:rPr>
        <w:t>url</w:t>
      </w:r>
      <w:proofErr w:type="spellEnd"/>
    </w:p>
    <w:p w14:paraId="7A82A6E8" w14:textId="77777777" w:rsidR="00687C41" w:rsidRPr="00687C41" w:rsidRDefault="00687C41" w:rsidP="00687C4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urls.py</w:t>
      </w:r>
      <w:r w:rsidRPr="00687C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django.contrib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admin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django.urls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path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django.conf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settings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django.conf.urls.static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static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myapp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views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urlpatterns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path(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'admin/'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admin.site.urls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path(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views.home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name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'home'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path(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'login/'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views.login_view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name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'login'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path(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'guest/'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views.guest_login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name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'guest'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path(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'logout/'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views.logout_view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name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'logout'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path(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tovar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/add/'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views.add_tovar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name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add_tovar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path(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tovar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/edit/&lt;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int:tovar_id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&gt;/'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views.edit_tovar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name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edit_tovar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path(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tovar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/delete/&lt;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int:tovar_id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&gt;/'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views.delete_tovar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name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delete_tovar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path(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'orders/'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views.orders_list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name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'orders'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path(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'orders/delete/&lt;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int:order_id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&gt;/'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views.delete_order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name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delete_order</w:t>
      </w:r>
      <w:proofErr w:type="spellEnd"/>
      <w:r w:rsidRPr="00687C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]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87C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settings.DEBUG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urlpatterns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+= static(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settings.MEDIA_URL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687C4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document_root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settings.MEDIA_ROOT</w:t>
      </w:r>
      <w:proofErr w:type="spellEnd"/>
      <w:r w:rsidRPr="00687C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</w:p>
    <w:p w14:paraId="74EFF4B2" w14:textId="219B7D21" w:rsidR="00687C41" w:rsidRDefault="00687C41" w:rsidP="00075477">
      <w:pPr>
        <w:rPr>
          <w:lang w:val="en-US"/>
        </w:rPr>
      </w:pPr>
    </w:p>
    <w:p w14:paraId="651C24A4" w14:textId="6C82F07A" w:rsidR="00687C41" w:rsidRDefault="00687C41" w:rsidP="00075477">
      <w:pPr>
        <w:rPr>
          <w:lang w:val="en-US"/>
        </w:rPr>
      </w:pPr>
    </w:p>
    <w:p w14:paraId="76506783" w14:textId="3B66E566" w:rsidR="00687C41" w:rsidRDefault="003C6F0D" w:rsidP="00075477">
      <w:pPr>
        <w:rPr>
          <w:lang w:val="en-US"/>
        </w:rPr>
      </w:pPr>
      <w:r>
        <w:rPr>
          <w:lang w:val="en-US"/>
        </w:rPr>
        <w:t>Home.html</w:t>
      </w:r>
    </w:p>
    <w:p w14:paraId="1DFBF009" w14:textId="77777777" w:rsidR="003C6F0D" w:rsidRPr="003C6F0D" w:rsidRDefault="003C6F0D" w:rsidP="003C6F0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load static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&lt;!DOCTYPE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html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&lt;html&gt;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&lt;head&gt;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&lt;meta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charset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="UTF-8"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&lt;title&gt;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Товары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&lt;/title&gt;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&lt;link </w:t>
      </w:r>
      <w:proofErr w:type="spellStart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rel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="icon" </w:t>
      </w:r>
      <w:proofErr w:type="spellStart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href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="{% static '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img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/icon.png' %}"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&lt;style&gt;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 { box-sizing: border-box;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body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font-family: 'Calibri', sans-serif;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#FFFFFF;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margin: 0;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20px;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.header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#00FFFF;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10px 20px;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display: flex;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justify-content: space-between;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margin-bottom: 20px;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.toolbar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background: #f0f0f0;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15px;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margin-bottom: 20px;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display: flex;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gap: 10px;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flex-wrap: wrap;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.toolbar input, .toolbar select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8px;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font-size: 14px;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.search-box input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width: 250px;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-add, .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-orders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#0000FF;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color: white;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8px 15px;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text-decoration: none;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margin-left: auto;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-orders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#008080;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margin-left: 10px;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.product-card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display: flex;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gap: 20px;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border: 2px solid #888888;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20px;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margin-bottom: 20px;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position: relative;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border-radius: 10px;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background-color: #FFFFFF;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.product-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card.high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-discount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background-color: #008080;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border-color: #FFFFFF;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.product-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card.out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-of-stock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background-color: #CCCCCC;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border-color: #555555;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.product-card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width: 250px;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height: 250px;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object-fit: cover;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border-radius: 10px;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border: 2px solid #888888;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5px;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.product-info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flex: 1;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10px;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border: 2px solid #888888;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border-radius: 10px;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.old-price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text-decoration: line-through;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color: red;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.new-price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color: black;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font-weight: bold;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.discount-box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text-align: center;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min-width: 100px;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15px;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border: 2px solid #888888;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border-radius: 10px;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display: flex;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flex-direction: column;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justify-content: center;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.discount-percent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font-size: 28px;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font-weight: bold;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/*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Для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карточек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с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высокой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скидкой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(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фон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#008080)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цвет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процента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тоже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синий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*/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.high-discount .discount-percent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color: #0000FF;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.high-discount .product-info,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.high-discount .discount-box,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.high-discount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border-color: #FFFFFF;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.out-of-stock .product-info,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.out-of-stock .discount-box,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.out-of-stock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border-color: #555555;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/*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Вся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строка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количества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серая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при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отсутствии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товара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*/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.stock-row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background-color: #A9A9A9;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4px 8px;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display: inline-block;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width: 100%;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/*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Подсветка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строки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количества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при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отсутствии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товара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*/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.stock-zero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background-color: #FF0000;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color: white;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2px 8px;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display: inline-block;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font-weight: bold;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.admin-actions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position: absolute;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top: 10px;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right: 10px;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display: flex;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gap: 5px;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.admin-actions a, .admin-actions button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5px 10px;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text-decoration: none;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border-radius: 3px;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font-size: 12px;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border: none;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cursor: pointer;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-edit { background: #FFA500; color: white;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.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-delete { background: #FF0000; color: white;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.login-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.logout-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#0000FF;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color: white;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8px 20px;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text-decoration: none;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border-radius: 5px;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.logout-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 background: #FF0000;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&lt;/style&gt;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&lt;/head&gt;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&lt;body&gt;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="header"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&lt;h1&gt;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Товары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&lt;/h1&gt;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&lt;p&gt;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user_fio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 | 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user_role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&lt;/p&gt;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if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is_guest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&lt;a </w:t>
      </w:r>
      <w:proofErr w:type="spellStart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href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="{% 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url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'login' %}"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="login-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btn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Войти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&lt;/a&gt;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else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&lt;a </w:t>
      </w:r>
      <w:proofErr w:type="spellStart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href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="{% 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url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'logout' %}"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="logout-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btn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Выйти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&lt;/a&gt;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endif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if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user.is_manager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or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user.is_admin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="toolbar"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="search-box"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&lt;input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type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="text"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id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="search"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placeholder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Поиск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value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="{{ 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search_query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}}"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&lt;select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id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="sort"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&lt;option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value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Сортировка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&lt;/option&gt;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&lt;option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value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price_asc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Цена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↑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&lt;/option&gt;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&lt;option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value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price_desc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Цена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↓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&lt;/option&gt;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&lt;option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value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kol_asc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Кол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во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↑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&lt;/option&gt;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&lt;option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value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kol_desc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Кол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во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↓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&lt;/option&gt;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&lt;/select&gt;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&lt;select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id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="filter"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&lt;option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value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Все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скидки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&lt;/option&gt;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&lt;option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value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="0-10.99"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0-10.99%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&lt;/option&gt;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&lt;option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value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="11-14.99"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11-14.99%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&lt;/option&gt;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&lt;option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value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="15+"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15%+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&lt;/option&gt;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&lt;/select&gt;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if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user.is_admin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&lt;a </w:t>
      </w:r>
      <w:proofErr w:type="spellStart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href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="{% 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url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add_tovar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%}"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btn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-add"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Добавить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&lt;/a&gt;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endif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&lt;a </w:t>
      </w:r>
      <w:proofErr w:type="spellStart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href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="{% 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url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'orders' %}"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btn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-orders"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Заказы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&lt;/a&gt;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endif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id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="products"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for item in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tovars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="product-card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{% if 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item.is_high_discount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%}high-discount{% 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elif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item.is_out_of_stock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%}out-of-stock{% endif %}"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</w:t>
      </w:r>
      <w:proofErr w:type="spellStart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img</w:t>
      </w:r>
      <w:proofErr w:type="spellEnd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src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="{% static '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img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/' %}{{ item.photo_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tovar|default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:'icon.png' }}"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alt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="{{ 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item.name_tovar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}}"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="product-info"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&lt;h3&gt;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item.cat_obj.cat_tovar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 | 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item.name_tovar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&lt;/h3&gt;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&lt;p&gt;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item.about_tovar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&lt;/p&gt;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&lt;p&gt;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Производитель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item.crate_obj.create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&lt;/p&gt;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&lt;p&gt;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Поставщик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item.postav_obj.postav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&lt;/p&gt;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&lt;p&gt;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Цена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{% if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item.has_discount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&lt;span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="old-price"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item.price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 ₽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&lt;/span&gt;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&lt;span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="new-price"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{{ item.calc_skidka|floatformat:2 }} ₽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&lt;/span&gt;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else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item.price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 ₽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{% endif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&lt;/p&gt;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&lt;p&gt;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Ед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изм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item.unit_obj.ed_izm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&lt;/p&gt;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&lt;p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 xml:space="preserve">{% if </w:t>
      </w:r>
      <w:proofErr w:type="spellStart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item.kol_tovar</w:t>
      </w:r>
      <w:proofErr w:type="spellEnd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==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0 %}class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="stock-row"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{% endif %}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Количество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item.kol_tovar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&lt;/p&gt;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="discount-box"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="discount-percent"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item.skid_tovar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}}%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style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="font-size:12px"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скидка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if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user.is_admin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="admin-actions"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&lt;a </w:t>
      </w:r>
      <w:proofErr w:type="spellStart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href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="{% 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url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edit_tovar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item.id %}"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btn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-edit"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Редактировать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&lt;/a&gt;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&lt;form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method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="post"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action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="{% 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url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delete_tovar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item.id %}"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style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display:inline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csrf_token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&lt;button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type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="submit"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btn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-delete"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onclick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="return confirm('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Удалить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?')"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Удалить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&lt;/button&gt;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&lt;/form&gt;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endif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empty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&lt;p&gt;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Нет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товаров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&lt;/p&gt;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endfor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&lt;script&gt;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document.getElementById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('search')?.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addEventListener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('input', function()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window.location.href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'?search=' +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this.value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'&amp;sort=' +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document.getElementById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('sort').value + '&amp;discount=' +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document.getElementById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('filter').value;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document.getElementById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('sort')?.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addEventListener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('change', function()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window.location.href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'?search=' +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document.getElementById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('search').value + '&amp;sort=' +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this.value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'&amp;discount=' +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document.getElementById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('filter').value;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document.getElementById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('filter')?.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addEventListener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('change', function()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window.location.href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'?search=' +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document.getElementById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('search').value + '&amp;sort=' +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document.getElementById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('sort').value + '&amp;discount=' +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this.value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&lt;/script&gt;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&lt;/body&gt;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&lt;/html&gt;</w:t>
      </w:r>
    </w:p>
    <w:p w14:paraId="49F9C8AC" w14:textId="1A55655E" w:rsidR="008C5F5B" w:rsidRDefault="008C5F5B" w:rsidP="00075477">
      <w:pPr>
        <w:rPr>
          <w:lang w:val="en-US"/>
        </w:rPr>
      </w:pPr>
    </w:p>
    <w:p w14:paraId="591E8B7B" w14:textId="602EC06D" w:rsidR="003C6F0D" w:rsidRDefault="003C6F0D" w:rsidP="00075477">
      <w:pPr>
        <w:rPr>
          <w:lang w:val="en-US"/>
        </w:rPr>
      </w:pPr>
    </w:p>
    <w:p w14:paraId="7C98FBCC" w14:textId="2BB1C2E4" w:rsidR="003C6F0D" w:rsidRDefault="003C6F0D" w:rsidP="00075477">
      <w:pPr>
        <w:rPr>
          <w:lang w:val="en-US"/>
        </w:rPr>
      </w:pPr>
      <w:proofErr w:type="spellStart"/>
      <w:r>
        <w:rPr>
          <w:lang w:val="en-US"/>
        </w:rPr>
        <w:t>Html.login</w:t>
      </w:r>
      <w:proofErr w:type="spellEnd"/>
    </w:p>
    <w:p w14:paraId="511A6846" w14:textId="77777777" w:rsidR="003C6F0D" w:rsidRPr="003C6F0D" w:rsidRDefault="003C6F0D" w:rsidP="003C6F0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load static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&lt;!DOCTYPE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html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lastRenderedPageBreak/>
        <w:t>&lt;html&gt;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&lt;head&gt;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&lt;meta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charset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="UTF-8"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&lt;title&gt;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Вход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&lt;/title&gt;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&lt;link </w:t>
      </w:r>
      <w:proofErr w:type="spellStart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rel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="icon" </w:t>
      </w:r>
      <w:proofErr w:type="spellStart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href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="{% static '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img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/icon.png' %}"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&lt;style&gt;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body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font-family: 'Calibri', sans-serif;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#FFFFFF;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display: flex;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justify-content: center;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align-items: center;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height: 100vh;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margin: 0;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.login-box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#00FFFF;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40px;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border-radius: 10px;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text-align: center;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width: 300px;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input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width: 100%;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10px;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margin: 10px 0;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border: none;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button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#0000FF;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color: white;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10px;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border: none;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width: 100%;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cursor: pointer;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margin-top: 5px;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.guest-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gray;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margin-top: 10px;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.error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color: red;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white;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5px;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margin-bottom: 10px;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&lt;/style&gt;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&lt;/head&gt;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&lt;body&gt;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="login-box"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img</w:t>
      </w:r>
      <w:proofErr w:type="spellEnd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src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="{% static '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img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/logo.png' %}"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height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="60"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&lt;h2&gt;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Вход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&lt;/h2&gt;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if messages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{% for message in messages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="error"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{{ message }}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endfor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{% endif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&lt;form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method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="post"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csrf_token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&lt;input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type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="text"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="login"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placeholder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Логин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required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&lt;input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type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="password"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="password"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placeholder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Пароль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required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&lt;button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type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="submit"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Войти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&lt;/button&gt;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lastRenderedPageBreak/>
        <w:t xml:space="preserve">        &lt;/form&gt;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&lt;form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method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="post"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action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="{% 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url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'guest' %}"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csrf_token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&lt;button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type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="submit"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="guest-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btn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Гость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&lt;/button&gt;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&lt;/form&gt;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&lt;/body&gt;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&lt;/html&gt;</w:t>
      </w:r>
    </w:p>
    <w:p w14:paraId="5D8E699C" w14:textId="5E4F3826" w:rsidR="003C6F0D" w:rsidRDefault="003C6F0D" w:rsidP="00075477">
      <w:pPr>
        <w:rPr>
          <w:lang w:val="en-US"/>
        </w:rPr>
      </w:pPr>
    </w:p>
    <w:p w14:paraId="2029E4B2" w14:textId="7FA180E4" w:rsidR="003C6F0D" w:rsidRDefault="003C6F0D" w:rsidP="00075477">
      <w:pPr>
        <w:rPr>
          <w:lang w:val="en-US"/>
        </w:rPr>
      </w:pPr>
    </w:p>
    <w:p w14:paraId="71DAA123" w14:textId="2311F981" w:rsidR="003C6F0D" w:rsidRDefault="003C6F0D" w:rsidP="00075477">
      <w:pPr>
        <w:rPr>
          <w:lang w:val="en-US"/>
        </w:rPr>
      </w:pPr>
      <w:proofErr w:type="spellStart"/>
      <w:r>
        <w:rPr>
          <w:lang w:val="en-US"/>
        </w:rPr>
        <w:t>Html.order_form</w:t>
      </w:r>
      <w:proofErr w:type="spellEnd"/>
    </w:p>
    <w:p w14:paraId="406A85F8" w14:textId="77777777" w:rsidR="003C6F0D" w:rsidRPr="003C6F0D" w:rsidRDefault="003C6F0D" w:rsidP="003C6F0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load static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&lt;!DOCTYPE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html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&lt;html&gt;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&lt;head&gt;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&lt;meta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charset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="UTF-8"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&lt;title&gt;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Добавить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заказ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&lt;/title&gt;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&lt;link </w:t>
      </w:r>
      <w:proofErr w:type="spellStart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rel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="icon" </w:t>
      </w:r>
      <w:proofErr w:type="spellStart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href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="{% static '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img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/icon.png' %}"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&lt;style&gt;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body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font-family: 'Calibri', sans-serif;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#FFFFFF;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margin: 0;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20px;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.header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#00FFFF;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10px 20px;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margin-bottom: 20px;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.form-box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max-width: 400px;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margin: 0 auto;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20px;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#f0f0f0;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.form-group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margin-bottom: 15px;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label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display: block;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font-weight: bold;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input, select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width: 100%;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8px;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button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#0000FF;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color: white;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10px 20px;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border: none;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cursor: pointer;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-back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gray;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text-decoration: none;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color: white;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10px 20px;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margin-right: 10px;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&lt;/style&gt;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&lt;/head&gt;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&lt;body&gt;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="header"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&lt;h1&gt;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Добавить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заказ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&lt;/h1&gt;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="form-box"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&lt;form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method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="post"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csrf_token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="form-group"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&lt;label&gt;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Дата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заказа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&lt;/label&gt;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&lt;input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type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="date"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date_zakaz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required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="form-group"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&lt;label&gt;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Дата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выдачи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&lt;/label&gt;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&lt;input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type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="date"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data_dos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required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="form-group"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&lt;label&gt;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Пункт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выдачи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&lt;/label&gt;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&lt;select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id_punct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for p in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puncts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&lt;option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value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="{{ 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p.id_punct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}}"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p.punct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&lt;/option&gt;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endfor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&lt;/select&gt;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="form-group"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&lt;label&gt;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Клиент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&lt;/label&gt;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&lt;select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id_user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for u in users %}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&lt;option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value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="{{ 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u.id_user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}}"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u.fio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&lt;/option&gt;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endfor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&lt;/select&gt;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="form-group"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&lt;label&gt;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Статус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&lt;/label&gt;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&lt;select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id_status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for s in statuses %}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&lt;option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value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="{{ 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s.id_status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}}"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s.status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&lt;/option&gt;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endfor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&lt;/select&gt;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&lt;a </w:t>
      </w:r>
      <w:proofErr w:type="spellStart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href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="{% 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url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'orders' %}"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btn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-back"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Отмена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&lt;/a&gt;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&lt;button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type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="submit"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Сохранить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&lt;/button&gt;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&lt;/form&gt;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&lt;/body&gt;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&lt;/html&gt;</w:t>
      </w:r>
    </w:p>
    <w:p w14:paraId="3DC16180" w14:textId="77777777" w:rsidR="003C6F0D" w:rsidRPr="00687C41" w:rsidRDefault="003C6F0D" w:rsidP="00075477">
      <w:pPr>
        <w:rPr>
          <w:lang w:val="en-US"/>
        </w:rPr>
      </w:pPr>
    </w:p>
    <w:p w14:paraId="68E3F29E" w14:textId="2197B666" w:rsidR="008C5F5B" w:rsidRDefault="008C5F5B" w:rsidP="00075477">
      <w:pPr>
        <w:rPr>
          <w:lang w:val="en-US"/>
        </w:rPr>
      </w:pPr>
    </w:p>
    <w:p w14:paraId="543D301C" w14:textId="1AFB5F8E" w:rsidR="003C6F0D" w:rsidRDefault="003C6F0D" w:rsidP="00075477">
      <w:pPr>
        <w:rPr>
          <w:lang w:val="en-US"/>
        </w:rPr>
      </w:pPr>
    </w:p>
    <w:p w14:paraId="388D8E9F" w14:textId="1412C90E" w:rsidR="003C6F0D" w:rsidRDefault="003C6F0D" w:rsidP="00075477">
      <w:pPr>
        <w:rPr>
          <w:lang w:val="en-US"/>
        </w:rPr>
      </w:pPr>
    </w:p>
    <w:p w14:paraId="2FB7CF9D" w14:textId="188A19E1" w:rsidR="003C6F0D" w:rsidRDefault="003C6F0D" w:rsidP="00075477">
      <w:pPr>
        <w:rPr>
          <w:lang w:val="en-US"/>
        </w:rPr>
      </w:pPr>
      <w:proofErr w:type="spellStart"/>
      <w:r>
        <w:rPr>
          <w:lang w:val="en-US"/>
        </w:rPr>
        <w:t>Html.orders</w:t>
      </w:r>
      <w:proofErr w:type="spellEnd"/>
    </w:p>
    <w:p w14:paraId="69AB8622" w14:textId="77777777" w:rsidR="003C6F0D" w:rsidRPr="003C6F0D" w:rsidRDefault="003C6F0D" w:rsidP="003C6F0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load static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&lt;!DOCTYPE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html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&lt;html&gt;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&lt;head&gt;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&lt;meta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charset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="UTF-8"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&lt;title&gt;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Заказы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&lt;/title&gt;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&lt;link </w:t>
      </w:r>
      <w:proofErr w:type="spellStart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rel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="icon" </w:t>
      </w:r>
      <w:proofErr w:type="spellStart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href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="{% static '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img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/icon.png' %}"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&lt;style&gt;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body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font-family: 'Calibri', sans-serif;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background: #FFFFFF;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margin: 0;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20px;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.header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#00FFFF;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10px 20px;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display: flex;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justify-content: space-between;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margin-bottom: 20px;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table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width: 100%;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border-collapse: collapse;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margin-bottom: 30px;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td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border: 1px solid #ddd;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10px;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text-align: left;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vertical-align: top;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#00FFFF;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.form-box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max-width: 500px;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margin-top: 30px;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20px;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#f0f0f0;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border-radius: 10px;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.form-group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margin-bottom: 15px;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label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display: block;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font-weight: bold;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margin-bottom: 5px;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input, select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width: 100%;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8px;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border: 1px solid #ddd;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border-radius: 4px;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button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#0000FF;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color: white;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10px 20px;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border: none;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border-radius: 5px;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cursor: pointer;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-back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gray;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text-decoration: none;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color: white;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10px 20px;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border-radius: 5px;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margin-right: 10px;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display: inline-block;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-delete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background: red;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color: white;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border: none;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5px 10px;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cursor: pointer;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border-radius: 3px;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.logout-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#FF0000;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color: white;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8px 20px;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text-decoration: none;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border-radius: 5px;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&lt;/style&gt;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&lt;/head&gt;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&lt;body&gt;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="header"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&lt;h1&gt;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Заказы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&lt;/h1&gt;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&lt;p&gt;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user_fio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 | 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user_role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&lt;/p&gt;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&lt;a </w:t>
      </w:r>
      <w:proofErr w:type="spellStart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href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="{% 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url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'logout' %}"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="logout-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btn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Выйти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&lt;/a&gt;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&lt;a </w:t>
      </w:r>
      <w:proofErr w:type="spellStart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href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="{% 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url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'home' %}"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btn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-back"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Назад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&lt;/a&gt;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</w:t>
      </w:r>
      <w:r w:rsidRPr="003C6F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&lt;!-- </w:t>
      </w:r>
      <w:r w:rsidRPr="003C6F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Таблица</w:t>
      </w:r>
      <w:r w:rsidRPr="003C6F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3C6F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заказами</w:t>
      </w:r>
      <w:r w:rsidRPr="003C6F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--&gt;</w:t>
      </w:r>
      <w:r w:rsidRPr="003C6F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&lt;table&gt;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thead</w:t>
      </w:r>
      <w:proofErr w:type="spellEnd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&lt;tr&gt;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th</w:t>
      </w:r>
      <w:proofErr w:type="spellEnd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№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заказа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</w:t>
      </w:r>
      <w:proofErr w:type="spellStart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th</w:t>
      </w:r>
      <w:proofErr w:type="spellEnd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th</w:t>
      </w:r>
      <w:proofErr w:type="spellEnd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Дата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заказа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</w:t>
      </w:r>
      <w:proofErr w:type="spellStart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th</w:t>
      </w:r>
      <w:proofErr w:type="spellEnd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th</w:t>
      </w:r>
      <w:proofErr w:type="spellEnd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Дата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выдачи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</w:t>
      </w:r>
      <w:proofErr w:type="spellStart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th</w:t>
      </w:r>
      <w:proofErr w:type="spellEnd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th</w:t>
      </w:r>
      <w:proofErr w:type="spellEnd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Пункт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выдачи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</w:t>
      </w:r>
      <w:proofErr w:type="spellStart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th</w:t>
      </w:r>
      <w:proofErr w:type="spellEnd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th</w:t>
      </w:r>
      <w:proofErr w:type="spellEnd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Клиент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</w:t>
      </w:r>
      <w:proofErr w:type="spellStart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th</w:t>
      </w:r>
      <w:proofErr w:type="spellEnd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th</w:t>
      </w:r>
      <w:proofErr w:type="spellEnd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Статус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</w:t>
      </w:r>
      <w:proofErr w:type="spellStart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th</w:t>
      </w:r>
      <w:proofErr w:type="spellEnd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th</w:t>
      </w:r>
      <w:proofErr w:type="spellEnd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Товары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</w:t>
      </w:r>
      <w:proofErr w:type="spellStart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th</w:t>
      </w:r>
      <w:proofErr w:type="spellEnd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th</w:t>
      </w:r>
      <w:proofErr w:type="spellEnd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Кол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во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</w:t>
      </w:r>
      <w:proofErr w:type="spellStart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th</w:t>
      </w:r>
      <w:proofErr w:type="spellEnd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if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user.is_admin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</w:t>
      </w:r>
      <w:proofErr w:type="spellStart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th</w:t>
      </w:r>
      <w:proofErr w:type="spellEnd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Действия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</w:t>
      </w:r>
      <w:proofErr w:type="spellStart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th</w:t>
      </w:r>
      <w:proofErr w:type="spellEnd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endif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&lt;/tr&gt;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&lt;/</w:t>
      </w:r>
      <w:proofErr w:type="spellStart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thead</w:t>
      </w:r>
      <w:proofErr w:type="spellEnd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tbody</w:t>
      </w:r>
      <w:proofErr w:type="spellEnd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for order in orders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&lt;tr&gt;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&lt;td&gt;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order.order_id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&lt;/td&gt;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&lt;td&gt;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order.date_zakaz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&lt;/td&gt;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&lt;td&gt;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order.data_dos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&lt;/td&gt;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&lt;td&gt;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order.punct_obj.punct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&lt;/td&gt;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&lt;td&gt;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order.user_obj.fio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&lt;/td&gt;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&lt;td&gt;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order.status_obj.status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&lt;/td&gt;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&lt;td&gt;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for item in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order.get_items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item.get_tovar.name_tovar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}}{% if not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forloop.last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</w:t>
      </w:r>
      <w:proofErr w:type="spellStart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br</w:t>
      </w:r>
      <w:proofErr w:type="spellEnd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endif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{%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endfor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&lt;/td&gt;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&lt;td&gt;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for item in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order.get_items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item.quantity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}}{% if not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forloop.last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</w:t>
      </w:r>
      <w:proofErr w:type="spellStart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br</w:t>
      </w:r>
      <w:proofErr w:type="spellEnd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endif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{%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endfor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&lt;/td&gt;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if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user.is_admin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&lt;td&gt;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&lt;form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method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="post"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action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="{% 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url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delete_order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order.order_id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%}" </w:t>
      </w:r>
      <w:proofErr w:type="spellStart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onsubmit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="return confirm('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Удалить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заказ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№{{ 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order.order_id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}}?')"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csrf_token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&lt;button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type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="submit"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btn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-delete"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Удалить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&lt;/button&gt;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&lt;/form&gt;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&lt;/td&gt;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endif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&lt;/tr&gt;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endfor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</w:t>
      </w:r>
      <w:proofErr w:type="spellStart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tbody</w:t>
      </w:r>
      <w:proofErr w:type="spellEnd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&lt;/table&gt;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</w:t>
      </w:r>
      <w:r w:rsidRPr="003C6F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&lt;!-- </w:t>
      </w:r>
      <w:r w:rsidRPr="003C6F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Форма</w:t>
      </w:r>
      <w:r w:rsidRPr="003C6F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добавления</w:t>
      </w:r>
      <w:r w:rsidRPr="003C6F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заказа</w:t>
      </w:r>
      <w:r w:rsidRPr="003C6F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3C6F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только</w:t>
      </w:r>
      <w:r w:rsidRPr="003C6F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3C6F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админа</w:t>
      </w:r>
      <w:r w:rsidRPr="003C6F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 --&gt;</w:t>
      </w:r>
      <w:r w:rsidRPr="003C6F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if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user.is_admin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="form-box"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&lt;h3&gt;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Добавить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новый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заказ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&lt;/h3&gt;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&lt;form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method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="post"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csrf_token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="form-group"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&lt;label&gt;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Дата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заказа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&lt;/label&gt;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&lt;input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type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="date"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date_zakaz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required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="form-group"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&lt;label&gt;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Дата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выдачи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&lt;/label&gt;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&lt;input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type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="date"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data_dos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required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="form-group"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&lt;label&gt;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Пункт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выдачи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&lt;/label&gt;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&lt;select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id_punct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required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for p in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puncts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&lt;option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value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="{{ 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p.id_punct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}}"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p.punct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&lt;/option&gt;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endfor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&lt;/select&gt;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="form-group"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&lt;label&gt;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Клиент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&lt;/label&gt;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&lt;select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id_user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required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for u in users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&lt;option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value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="{{ 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u.id_user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}}"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u.fio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&lt;/option&gt;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endfor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&lt;/select&gt;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="form-group"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&lt;label&gt;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Статус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&lt;/label&gt;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&lt;select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id_status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required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for s in statuses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&lt;option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value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="{{ 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s.id_status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}}"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s.status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&lt;/option&gt;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endfor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&lt;/select&gt;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&lt;button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type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="submit"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Создать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заказ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&lt;/button&gt;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&lt;/form&gt;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endif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&lt;/body&gt;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&lt;/html&gt;</w:t>
      </w:r>
    </w:p>
    <w:p w14:paraId="050F9CB1" w14:textId="5BBBA6FA" w:rsidR="003C6F0D" w:rsidRDefault="003C6F0D" w:rsidP="00075477">
      <w:pPr>
        <w:rPr>
          <w:lang w:val="en-US"/>
        </w:rPr>
      </w:pPr>
    </w:p>
    <w:p w14:paraId="49019B36" w14:textId="1E06FDC3" w:rsidR="003C6F0D" w:rsidRDefault="003C6F0D" w:rsidP="00075477">
      <w:pPr>
        <w:rPr>
          <w:lang w:val="en-US"/>
        </w:rPr>
      </w:pPr>
    </w:p>
    <w:p w14:paraId="0D41DB3D" w14:textId="36C91008" w:rsidR="003C6F0D" w:rsidRDefault="003C6F0D" w:rsidP="00075477">
      <w:pPr>
        <w:rPr>
          <w:lang w:val="en-US"/>
        </w:rPr>
      </w:pPr>
    </w:p>
    <w:p w14:paraId="5A78CB10" w14:textId="03F537A9" w:rsidR="003C6F0D" w:rsidRDefault="003C6F0D" w:rsidP="00075477">
      <w:pPr>
        <w:rPr>
          <w:lang w:val="en-US"/>
        </w:rPr>
      </w:pPr>
      <w:proofErr w:type="spellStart"/>
      <w:r>
        <w:rPr>
          <w:lang w:val="en-US"/>
        </w:rPr>
        <w:lastRenderedPageBreak/>
        <w:t>Html.tovar_form</w:t>
      </w:r>
      <w:proofErr w:type="spellEnd"/>
    </w:p>
    <w:p w14:paraId="798130F1" w14:textId="77777777" w:rsidR="003C6F0D" w:rsidRPr="003C6F0D" w:rsidRDefault="003C6F0D" w:rsidP="003C6F0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load static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&lt;!DOCTYPE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html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&lt;html&gt;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&lt;head&gt;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&lt;meta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charset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="UTF-8"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&lt;title&gt;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if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is_edit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Редакт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else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Добавить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endif %}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товар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&lt;/title&gt;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&lt;link </w:t>
      </w:r>
      <w:proofErr w:type="spellStart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rel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="icon" </w:t>
      </w:r>
      <w:proofErr w:type="spellStart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href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="{% static '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img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/icon.png' %}"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&lt;style&gt;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body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font-family: 'Calibri', sans-serif;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#FFFFFF;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margin: 0;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20px;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.header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#00FFFF;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10px 20px;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margin-bottom: 20px;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.form-box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max-width: 500px;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margin: 0 auto;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20px;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#f0f0f0;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.form-group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margin-bottom: 15px;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label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display: block;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font-weight: bold;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input, select,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textarea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width: 100%;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8px;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button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#0000FF;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color: white;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10px 20px;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border: none;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cursor: pointer;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-back {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gray;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text-decoration: none;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color: white;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padding: 10px 20px;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margin-right: 10px;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&lt;/style&gt;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&lt;/head&gt;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&lt;body&gt;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="header"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&lt;h1&gt;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if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is_edit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Редактировать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{% else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Добавить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endif %}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товар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&lt;/h1&gt;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="form-box"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&lt;form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method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="post" </w:t>
      </w:r>
      <w:proofErr w:type="spellStart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enctype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="multipart/form-data"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csrf_token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="form-group"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&lt;label&gt;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Артикул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&lt;/label&gt;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lastRenderedPageBreak/>
        <w:t xml:space="preserve">                &lt;input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type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="text"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articule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value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="{{ 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tovar.articule|default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:'' }}"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required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="form-group"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&lt;label&gt;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Название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&lt;/label&gt;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&lt;input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type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="text"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name_tovar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value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="{{ 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tovar.name_tovar|default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:'' }}"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required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="form-group"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&lt;label&gt;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Ед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изм</w:t>
      </w:r>
      <w:proofErr w:type="spellEnd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&lt;/label&gt;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&lt;select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id_unit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for u in units %}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&lt;option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value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="{{ 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u.id_unit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}}"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 xml:space="preserve">{% if </w:t>
      </w:r>
      <w:proofErr w:type="spellStart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tovar.id_unit</w:t>
      </w:r>
      <w:proofErr w:type="spellEnd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== </w:t>
      </w:r>
      <w:proofErr w:type="spellStart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u.id_unit</w:t>
      </w:r>
      <w:proofErr w:type="spellEnd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 xml:space="preserve"> %}selected{% endif %}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u.ed_izm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&lt;/option&gt;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endfor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&lt;/select&gt;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="form-group"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&lt;label&gt;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Цена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&lt;/label&gt;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&lt;input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type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="number"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="price"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value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="{{ 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tovar.price|default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:'' }}"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required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="form-group"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&lt;label&gt;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Поставщик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&lt;/label&gt;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&lt;select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id_postav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for p in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postavs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&lt;option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value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="{{ 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p.id_postav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}}"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 xml:space="preserve">{% if </w:t>
      </w:r>
      <w:proofErr w:type="spellStart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tovar.id_postav</w:t>
      </w:r>
      <w:proofErr w:type="spellEnd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== </w:t>
      </w:r>
      <w:proofErr w:type="spellStart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p.id_postav</w:t>
      </w:r>
      <w:proofErr w:type="spellEnd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 xml:space="preserve"> %}selected{% endif %}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p.postav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&lt;/option&gt;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endfor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&lt;/select&gt;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="form-group"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&lt;label&gt;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Производитель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&lt;/label&gt;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&lt;select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id_crate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for c in crates %}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&lt;option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value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="{{ 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c.id_create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}}"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 xml:space="preserve">{% if </w:t>
      </w:r>
      <w:proofErr w:type="spellStart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tovar.id_crate</w:t>
      </w:r>
      <w:proofErr w:type="spellEnd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== </w:t>
      </w:r>
      <w:proofErr w:type="spellStart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c.id_create</w:t>
      </w:r>
      <w:proofErr w:type="spellEnd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 xml:space="preserve"> %}selected{% endif %}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c.create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&lt;/option&gt;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endfor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&lt;/select&gt;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="form-group"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&lt;label&gt;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Категория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&lt;/label&gt;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&lt;select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id_cat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for c in cats %}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&lt;option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value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="{{ 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c.id_cat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}}"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 xml:space="preserve">{% if </w:t>
      </w:r>
      <w:proofErr w:type="spellStart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tovar.id_cat</w:t>
      </w:r>
      <w:proofErr w:type="spellEnd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== </w:t>
      </w:r>
      <w:proofErr w:type="spellStart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c.id_cat</w:t>
      </w:r>
      <w:proofErr w:type="spellEnd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 xml:space="preserve"> %}selected{% endif %}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c.cat_tovar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&lt;/option&gt;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{%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endfor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%}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&lt;/select&gt;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="form-group"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&lt;label&gt;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Скидка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&lt;/label&gt;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&lt;input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type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="number"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skid_tovar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value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="{{ tovar.skid_tovar|default:'0' }}"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="form-group"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&lt;label&gt;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Количество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&lt;/label&gt;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&lt;input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type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="number"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kol_tovar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value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="{{ tovar.kol_tovar|default:'0' }}"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="form-group"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&lt;label&gt;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Описание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&lt;/label&gt;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textarea</w:t>
      </w:r>
      <w:proofErr w:type="spellEnd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about_tovar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{{ </w:t>
      </w:r>
      <w:proofErr w:type="spellStart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tovar.about_tovar|default</w:t>
      </w:r>
      <w:proofErr w:type="spellEnd"/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:'' }}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</w:t>
      </w:r>
      <w:proofErr w:type="spellStart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textarea</w:t>
      </w:r>
      <w:proofErr w:type="spellEnd"/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&lt;div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="form-group"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&lt;label&gt;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Фото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&lt;/label&gt;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&lt;input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type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="file"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="photo"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lastRenderedPageBreak/>
        <w:t xml:space="preserve">            &lt;a </w:t>
      </w:r>
      <w:proofErr w:type="spellStart"/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href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="{% 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url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'home' %}"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btn</w:t>
      </w:r>
      <w:proofErr w:type="spellEnd"/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-back"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Отмена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&lt;/a&gt;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&lt;button </w:t>
      </w:r>
      <w:r w:rsidRPr="003C6F0D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type</w:t>
      </w:r>
      <w:r w:rsidRPr="003C6F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="submit"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3C6F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Сохранить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&lt;/button&gt;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&lt;/form&gt;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&lt;/div&gt;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&lt;/body&gt;</w:t>
      </w:r>
      <w:r w:rsidRPr="003C6F0D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&lt;/html&gt;</w:t>
      </w:r>
    </w:p>
    <w:p w14:paraId="7164FD5F" w14:textId="77777777" w:rsidR="003C6F0D" w:rsidRPr="00687C41" w:rsidRDefault="003C6F0D" w:rsidP="00075477">
      <w:pPr>
        <w:rPr>
          <w:lang w:val="en-US"/>
        </w:rPr>
      </w:pPr>
    </w:p>
    <w:p w14:paraId="17B72F70" w14:textId="69A38A5E" w:rsidR="008C5F5B" w:rsidRPr="00687C41" w:rsidRDefault="008C5F5B" w:rsidP="00075477">
      <w:pPr>
        <w:rPr>
          <w:lang w:val="en-US"/>
        </w:rPr>
      </w:pPr>
    </w:p>
    <w:p w14:paraId="42001835" w14:textId="18AD7DDA" w:rsidR="008C5F5B" w:rsidRPr="00687C41" w:rsidRDefault="008C5F5B" w:rsidP="00075477">
      <w:pPr>
        <w:rPr>
          <w:lang w:val="en-US"/>
        </w:rPr>
      </w:pPr>
    </w:p>
    <w:p w14:paraId="52C1CA71" w14:textId="6F803E5E" w:rsidR="008C5F5B" w:rsidRPr="00687C41" w:rsidRDefault="008C5F5B" w:rsidP="00075477">
      <w:pPr>
        <w:rPr>
          <w:lang w:val="en-US"/>
        </w:rPr>
      </w:pPr>
    </w:p>
    <w:p w14:paraId="25E59CE1" w14:textId="74C0199C" w:rsidR="008C5F5B" w:rsidRPr="00687C41" w:rsidRDefault="008C5F5B" w:rsidP="00075477">
      <w:pPr>
        <w:rPr>
          <w:lang w:val="en-US"/>
        </w:rPr>
      </w:pPr>
    </w:p>
    <w:p w14:paraId="08A36685" w14:textId="7FA09EB4" w:rsidR="008C5F5B" w:rsidRPr="00687C41" w:rsidRDefault="008C5F5B" w:rsidP="00075477">
      <w:pPr>
        <w:rPr>
          <w:lang w:val="en-US"/>
        </w:rPr>
      </w:pPr>
    </w:p>
    <w:p w14:paraId="7BE631C8" w14:textId="62E4BFA2" w:rsidR="003C6F0D" w:rsidRDefault="00592CDD" w:rsidP="003C6F0D">
      <w:pPr>
        <w:rPr>
          <w:lang w:val="en-US"/>
        </w:rPr>
      </w:pPr>
      <w:r w:rsidRPr="00687C41">
        <w:rPr>
          <w:lang w:val="en-US"/>
        </w:rPr>
        <w:br w:type="page"/>
      </w:r>
    </w:p>
    <w:p w14:paraId="1200AE13" w14:textId="3752BB3F" w:rsidR="003C6F0D" w:rsidRPr="003C6F0D" w:rsidRDefault="003C6F0D" w:rsidP="003C6F0D">
      <w:pPr>
        <w:rPr>
          <w:lang w:val="en-US"/>
        </w:rPr>
      </w:pPr>
      <w:r w:rsidRPr="003C6F0D">
        <w:rPr>
          <w:rFonts w:ascii="Segoe UI" w:eastAsia="Times New Roman" w:hAnsi="Segoe UI" w:cs="Segoe UI"/>
          <w:sz w:val="33"/>
          <w:szCs w:val="33"/>
          <w:lang w:eastAsia="ru-RU"/>
        </w:rPr>
        <w:lastRenderedPageBreak/>
        <w:br w:type="page"/>
      </w:r>
      <w:r w:rsidRPr="003C6F0D">
        <w:rPr>
          <w:rFonts w:ascii="Segoe UI" w:hAnsi="Segoe UI" w:cs="Segoe UI"/>
          <w:color w:val="0F1115"/>
          <w:sz w:val="33"/>
          <w:szCs w:val="33"/>
        </w:rPr>
        <w:lastRenderedPageBreak/>
        <w:t>Основные команды для экзамена (</w:t>
      </w:r>
      <w:proofErr w:type="spellStart"/>
      <w:r w:rsidRPr="003C6F0D">
        <w:rPr>
          <w:rFonts w:ascii="Segoe UI" w:hAnsi="Segoe UI" w:cs="Segoe UI"/>
          <w:color w:val="0F1115"/>
          <w:sz w:val="33"/>
          <w:szCs w:val="33"/>
        </w:rPr>
        <w:t>Django</w:t>
      </w:r>
      <w:proofErr w:type="spellEnd"/>
      <w:r w:rsidRPr="003C6F0D">
        <w:rPr>
          <w:rFonts w:ascii="Segoe UI" w:hAnsi="Segoe UI" w:cs="Segoe UI"/>
          <w:color w:val="0F1115"/>
          <w:sz w:val="33"/>
          <w:szCs w:val="33"/>
        </w:rPr>
        <w:t xml:space="preserve"> + </w:t>
      </w:r>
      <w:proofErr w:type="spellStart"/>
      <w:r w:rsidRPr="003C6F0D">
        <w:rPr>
          <w:rFonts w:ascii="Segoe UI" w:hAnsi="Segoe UI" w:cs="Segoe UI"/>
          <w:color w:val="0F1115"/>
          <w:sz w:val="33"/>
          <w:szCs w:val="33"/>
        </w:rPr>
        <w:t>PostgreSQL</w:t>
      </w:r>
      <w:proofErr w:type="spellEnd"/>
      <w:r w:rsidRPr="003C6F0D">
        <w:rPr>
          <w:rFonts w:ascii="Segoe UI" w:hAnsi="Segoe UI" w:cs="Segoe UI"/>
          <w:color w:val="0F1115"/>
          <w:sz w:val="33"/>
          <w:szCs w:val="33"/>
        </w:rPr>
        <w:t>)</w:t>
      </w:r>
    </w:p>
    <w:p w14:paraId="3F22CA52" w14:textId="77777777" w:rsidR="003C6F0D" w:rsidRPr="003C6F0D" w:rsidRDefault="003C6F0D" w:rsidP="003C6F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C6F0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Работа с проектом</w:t>
      </w:r>
    </w:p>
    <w:p w14:paraId="34B88734" w14:textId="77777777" w:rsidR="003C6F0D" w:rsidRPr="003C6F0D" w:rsidRDefault="003C6F0D" w:rsidP="003C6F0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C6F0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2627A072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Создать виртуальное окружение</w:t>
      </w:r>
    </w:p>
    <w:p w14:paraId="594304FD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C6F0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venv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venv</w:t>
      </w:r>
      <w:proofErr w:type="spellEnd"/>
    </w:p>
    <w:p w14:paraId="7B233400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08ED8E4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Активировать виртуальное окружение (Windows)</w:t>
      </w:r>
    </w:p>
    <w:p w14:paraId="53236417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venv</w:t>
      </w:r>
      <w:proofErr w:type="spellEnd"/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Scripts</w:t>
      </w:r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activate</w:t>
      </w:r>
    </w:p>
    <w:p w14:paraId="0FC3A837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01901FF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Активировать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(Mac/Linux)</w:t>
      </w:r>
    </w:p>
    <w:p w14:paraId="3A6E806F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C6F0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source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venv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bin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activate</w:t>
      </w:r>
      <w:proofErr w:type="spellEnd"/>
    </w:p>
    <w:p w14:paraId="3C41F246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8F83A00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Установить зависимости</w:t>
      </w:r>
    </w:p>
    <w:p w14:paraId="75D5F248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pip </w:t>
      </w:r>
      <w:r w:rsidRPr="003C6F0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django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psycopg2-binary Pillow</w:t>
      </w:r>
    </w:p>
    <w:p w14:paraId="2BBC9DA8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F90647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Создать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новый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проект</w:t>
      </w:r>
    </w:p>
    <w:p w14:paraId="5572C03C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django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-admin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startproject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myproject</w:t>
      </w:r>
      <w:proofErr w:type="spellEnd"/>
    </w:p>
    <w:p w14:paraId="2E45B41C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31B68BE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Создать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приложение</w:t>
      </w:r>
    </w:p>
    <w:p w14:paraId="0D8E214F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manage.py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startapp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myapp</w:t>
      </w:r>
      <w:proofErr w:type="spellEnd"/>
    </w:p>
    <w:p w14:paraId="20A096D6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BC75FFD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Запустить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сервер</w:t>
      </w:r>
    </w:p>
    <w:p w14:paraId="3ABA5B5B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manage.py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runserver</w:t>
      </w:r>
      <w:proofErr w:type="spellEnd"/>
    </w:p>
    <w:p w14:paraId="1A4F81DC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735998E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Запустить на другом порту</w:t>
      </w:r>
    </w:p>
    <w:p w14:paraId="5E50C51C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manage.py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runserver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C6F0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8080</w:t>
      </w:r>
    </w:p>
    <w:p w14:paraId="5BA6ABFF" w14:textId="77777777" w:rsidR="003C6F0D" w:rsidRPr="003C6F0D" w:rsidRDefault="003C6F0D" w:rsidP="003C6F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C6F0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Работа с базой данных</w:t>
      </w:r>
    </w:p>
    <w:p w14:paraId="242133E6" w14:textId="77777777" w:rsidR="003C6F0D" w:rsidRPr="003C6F0D" w:rsidRDefault="003C6F0D" w:rsidP="003C6F0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C6F0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28D0C55D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Создать миграции</w:t>
      </w:r>
    </w:p>
    <w:p w14:paraId="6C304D36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manage.py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makemigrations</w:t>
      </w:r>
      <w:proofErr w:type="spellEnd"/>
    </w:p>
    <w:p w14:paraId="140EF4F3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CD7CA26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Применить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миграции</w:t>
      </w:r>
    </w:p>
    <w:p w14:paraId="1D72CC4E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manage.py migrate</w:t>
      </w:r>
    </w:p>
    <w:p w14:paraId="58147E2A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538E315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Сделать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дамп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базы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данных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(PostgreSQL)</w:t>
      </w:r>
    </w:p>
    <w:p w14:paraId="126C5D98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pg_dump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C6F0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postgres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C6F0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mebel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C6F0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backup.sql</w:t>
      </w:r>
      <w:proofErr w:type="spellEnd"/>
    </w:p>
    <w:p w14:paraId="624F5633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8AAD565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Восстановить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дамп</w:t>
      </w:r>
    </w:p>
    <w:p w14:paraId="6CC9489F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psql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C6F0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postgres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C6F0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mebel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C6F0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backup.sql</w:t>
      </w:r>
      <w:proofErr w:type="spellEnd"/>
    </w:p>
    <w:p w14:paraId="00F4002A" w14:textId="77777777" w:rsidR="003C6F0D" w:rsidRPr="003C6F0D" w:rsidRDefault="003C6F0D" w:rsidP="003C6F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C6F0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3. </w:t>
      </w:r>
      <w:proofErr w:type="spellStart"/>
      <w:r w:rsidRPr="003C6F0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Django</w:t>
      </w:r>
      <w:proofErr w:type="spellEnd"/>
      <w:r w:rsidRPr="003C6F0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3C6F0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shell</w:t>
      </w:r>
      <w:proofErr w:type="spellEnd"/>
      <w:r w:rsidRPr="003C6F0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(для проверки данных)</w:t>
      </w:r>
    </w:p>
    <w:p w14:paraId="2BB6FD3D" w14:textId="77777777" w:rsidR="003C6F0D" w:rsidRPr="003C6F0D" w:rsidRDefault="003C6F0D" w:rsidP="003C6F0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261DC68F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manage.py shell</w:t>
      </w:r>
    </w:p>
    <w:p w14:paraId="5F57202B" w14:textId="77777777" w:rsidR="003C6F0D" w:rsidRPr="003C6F0D" w:rsidRDefault="003C6F0D" w:rsidP="003C6F0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C7A0D5E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Внутри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shell</w:t>
      </w:r>
    </w:p>
    <w:p w14:paraId="615F94FB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myapp</w:t>
      </w:r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proofErr w:type="spellEnd"/>
      <w:proofErr w:type="gram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C6F0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C6F0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</w:p>
    <w:p w14:paraId="2AE3461D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objects</w:t>
      </w:r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C6F0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all</w:t>
      </w:r>
      <w:proofErr w:type="spellEnd"/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C0593B5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Tovar</w:t>
      </w:r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objects</w:t>
      </w:r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C6F0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all</w:t>
      </w:r>
      <w:proofErr w:type="spellEnd"/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D008A68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user </w:t>
      </w:r>
      <w:r w:rsidRPr="003C6F0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objects</w:t>
      </w:r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id_user</w:t>
      </w:r>
      <w:proofErr w:type="spellEnd"/>
      <w:r w:rsidRPr="003C6F0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C6F0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8CA70CE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</w:t>
      </w:r>
      <w:proofErr w:type="gram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_name</w:t>
      </w:r>
      <w:proofErr w:type="spellEnd"/>
    </w:p>
    <w:p w14:paraId="59564B14" w14:textId="77777777" w:rsidR="003C6F0D" w:rsidRPr="003C6F0D" w:rsidRDefault="003C6F0D" w:rsidP="003C6F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3C6F0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4. </w:t>
      </w:r>
      <w:r w:rsidRPr="003C6F0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Работа</w:t>
      </w:r>
      <w:r w:rsidRPr="003C6F0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3C6F0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</w:t>
      </w:r>
      <w:r w:rsidRPr="003C6F0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Git</w:t>
      </w:r>
    </w:p>
    <w:p w14:paraId="5E8B199A" w14:textId="77777777" w:rsidR="003C6F0D" w:rsidRPr="003C6F0D" w:rsidRDefault="003C6F0D" w:rsidP="003C6F0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196212E6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Инициализировать репозиторий</w:t>
      </w:r>
    </w:p>
    <w:p w14:paraId="627BAEE2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C6F0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init</w:t>
      </w:r>
      <w:proofErr w:type="spellEnd"/>
    </w:p>
    <w:p w14:paraId="3DF1102F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406AD1E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Добавить все файлы</w:t>
      </w:r>
    </w:p>
    <w:p w14:paraId="6F2C5421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C6F0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3C6F0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C6F0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proofErr w:type="gramEnd"/>
    </w:p>
    <w:p w14:paraId="12A455F9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582FF28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Сделать коммит</w:t>
      </w:r>
    </w:p>
    <w:p w14:paraId="4D83893B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C6F0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C6F0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C6F0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"Сообщение"</w:t>
      </w:r>
    </w:p>
    <w:p w14:paraId="4A348542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BE9133C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Добавить удаленный репозиторий</w:t>
      </w:r>
    </w:p>
    <w:p w14:paraId="1793D1F8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C6F0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remote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C6F0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origin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https://github.com/ВАШ_ЛОГИН/РЕПОЗИТОРИЙ.git</w:t>
      </w:r>
    </w:p>
    <w:p w14:paraId="1CEAE386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A2749A4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Отправить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GitHub</w:t>
      </w:r>
    </w:p>
    <w:p w14:paraId="50412119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</w:t>
      </w:r>
      <w:r w:rsidRPr="003C6F0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origin main</w:t>
      </w:r>
    </w:p>
    <w:p w14:paraId="6D9F941F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E025383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Скачать с </w:t>
      </w:r>
      <w:proofErr w:type="spellStart"/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GitHub</w:t>
      </w:r>
      <w:proofErr w:type="spellEnd"/>
    </w:p>
    <w:p w14:paraId="5A4A91F2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C6F0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clone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https://github.com/ВАШ_ЛОГИН/РЕПОЗИТОРИЙ.git</w:t>
      </w:r>
    </w:p>
    <w:p w14:paraId="79CDC415" w14:textId="77777777" w:rsidR="003C6F0D" w:rsidRPr="003C6F0D" w:rsidRDefault="003C6F0D" w:rsidP="003C6F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C6F0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5. Полезные команды </w:t>
      </w:r>
      <w:proofErr w:type="spellStart"/>
      <w:r w:rsidRPr="003C6F0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Django</w:t>
      </w:r>
      <w:proofErr w:type="spellEnd"/>
    </w:p>
    <w:p w14:paraId="65E84B4B" w14:textId="77777777" w:rsidR="003C6F0D" w:rsidRPr="003C6F0D" w:rsidRDefault="003C6F0D" w:rsidP="003C6F0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C6F0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B9D6B38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Собрать статические файлы</w:t>
      </w:r>
    </w:p>
    <w:p w14:paraId="0126F733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manage.py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collectstatic</w:t>
      </w:r>
      <w:proofErr w:type="spellEnd"/>
    </w:p>
    <w:p w14:paraId="4EE60750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9B37335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Создать суперпользователя (для </w:t>
      </w:r>
      <w:proofErr w:type="spellStart"/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админки</w:t>
      </w:r>
      <w:proofErr w:type="spellEnd"/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Django</w:t>
      </w:r>
      <w:proofErr w:type="spellEnd"/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14:paraId="2457BA2E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python manage.py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createsuperuser</w:t>
      </w:r>
      <w:proofErr w:type="spellEnd"/>
    </w:p>
    <w:p w14:paraId="548E4F33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2814538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Показать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все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URL</w:t>
      </w:r>
    </w:p>
    <w:p w14:paraId="6449728C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manage.py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show_urls</w:t>
      </w:r>
      <w:proofErr w:type="spellEnd"/>
    </w:p>
    <w:p w14:paraId="70BC52C7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3C0880B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Проверить проект на ошибки</w:t>
      </w:r>
    </w:p>
    <w:p w14:paraId="0C2FC945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manage.py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check</w:t>
      </w:r>
      <w:proofErr w:type="spellEnd"/>
    </w:p>
    <w:p w14:paraId="2049032E" w14:textId="77777777" w:rsidR="003C6F0D" w:rsidRPr="003C6F0D" w:rsidRDefault="003C6F0D" w:rsidP="003C6F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C6F0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Работа с CSV (импорт/экспорт)</w:t>
      </w:r>
    </w:p>
    <w:p w14:paraId="2C0BCE82" w14:textId="77777777" w:rsidR="003C6F0D" w:rsidRPr="003C6F0D" w:rsidRDefault="003C6F0D" w:rsidP="003C6F0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BFE200D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Импорт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CSV 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через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shell</w:t>
      </w:r>
    </w:p>
    <w:p w14:paraId="3F206FDC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csv</w:t>
      </w:r>
    </w:p>
    <w:p w14:paraId="5A701C4B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C6F0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C6F0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'file.csv'</w:t>
      </w:r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C6F0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'r'</w:t>
      </w:r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encoding</w:t>
      </w:r>
      <w:r w:rsidRPr="003C6F0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C6F0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'utf-8'</w:t>
      </w:r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C6F0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</w:t>
      </w:r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9FA4D21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reader </w:t>
      </w:r>
      <w:r w:rsidRPr="003C6F0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csv</w:t>
      </w:r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DictReader</w:t>
      </w:r>
      <w:proofErr w:type="spellEnd"/>
      <w:proofErr w:type="gramEnd"/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delimiter</w:t>
      </w:r>
      <w:r w:rsidRPr="003C6F0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C6F0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';'</w:t>
      </w:r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26DA356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3C6F0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C6F0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reader</w:t>
      </w:r>
      <w:proofErr w:type="spellEnd"/>
      <w:r w:rsidRPr="003C6F0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31FE47F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Создать объект модели</w:t>
      </w:r>
    </w:p>
    <w:p w14:paraId="698DB633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3C6F0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  <w:proofErr w:type="spellEnd"/>
    </w:p>
    <w:p w14:paraId="7C93A91A" w14:textId="77777777" w:rsidR="003C6F0D" w:rsidRPr="003C6F0D" w:rsidRDefault="003C6F0D" w:rsidP="003C6F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C6F0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 Очистка и перезапуск</w:t>
      </w:r>
    </w:p>
    <w:p w14:paraId="47CB3DD6" w14:textId="77777777" w:rsidR="003C6F0D" w:rsidRPr="003C6F0D" w:rsidRDefault="003C6F0D" w:rsidP="003C6F0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C6F0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5B100A17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Очистить кэш сессий (если что-то пошло не так)</w:t>
      </w:r>
    </w:p>
    <w:p w14:paraId="115FFBE9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Просто перезапустить сервер и очистить </w:t>
      </w:r>
      <w:proofErr w:type="spellStart"/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cookies</w:t>
      </w:r>
      <w:proofErr w:type="spellEnd"/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в браузере</w:t>
      </w:r>
    </w:p>
    <w:p w14:paraId="2A4FCE2C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2A52E1F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Удалить все миграции (кроме __init__.py)</w:t>
      </w:r>
    </w:p>
    <w:p w14:paraId="25E747AF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C6F0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rm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myapp/migrations/00*.py</w:t>
      </w:r>
    </w:p>
    <w:p w14:paraId="34B5D80C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F2E052C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Удалить базу данных </w:t>
      </w:r>
      <w:proofErr w:type="spellStart"/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SQLite</w:t>
      </w:r>
      <w:proofErr w:type="spellEnd"/>
    </w:p>
    <w:p w14:paraId="63894764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C6F0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rm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db.sqlite3</w:t>
      </w:r>
    </w:p>
    <w:p w14:paraId="2484C270" w14:textId="77777777" w:rsidR="003C6F0D" w:rsidRPr="003C6F0D" w:rsidRDefault="003C6F0D" w:rsidP="003C6F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C6F0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 Быстрая проверка структуры таблиц</w:t>
      </w:r>
    </w:p>
    <w:p w14:paraId="142406E0" w14:textId="77777777" w:rsidR="003C6F0D" w:rsidRPr="003C6F0D" w:rsidRDefault="003C6F0D" w:rsidP="003C6F0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5287E17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check_db.py</w:t>
      </w:r>
    </w:p>
    <w:p w14:paraId="3D7A1378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proofErr w:type="spellEnd"/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django</w:t>
      </w:r>
      <w:proofErr w:type="spellEnd"/>
    </w:p>
    <w:p w14:paraId="0F49B7A4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environ</w:t>
      </w:r>
      <w:proofErr w:type="gramEnd"/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setdefault</w:t>
      </w:r>
      <w:proofErr w:type="spellEnd"/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C6F0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'DJANGO_SETTINGS_MODULE'</w:t>
      </w:r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C6F0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3C6F0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myproject.settings</w:t>
      </w:r>
      <w:proofErr w:type="spellEnd"/>
      <w:r w:rsidRPr="003C6F0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A16C847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django</w:t>
      </w:r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setup</w:t>
      </w:r>
      <w:proofErr w:type="spellEnd"/>
      <w:proofErr w:type="gramEnd"/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70DFA05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django</w:t>
      </w:r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C6F0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connection</w:t>
      </w:r>
    </w:p>
    <w:p w14:paraId="6E3D94CA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B81F6B4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C6F0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cursor</w:t>
      </w:r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3E231D4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C6F0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279E7513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SELECT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column_name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data_type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04FE1254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FROM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information_</w:t>
      </w:r>
      <w:proofErr w:type="gram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schema.columns</w:t>
      </w:r>
      <w:proofErr w:type="spellEnd"/>
      <w:proofErr w:type="gram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2211CB60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WHERE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table_name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'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tovar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'</w:t>
      </w:r>
    </w:p>
    <w:p w14:paraId="1FB3F7D2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636F3E0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C6F0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 </w:t>
      </w:r>
      <w:r w:rsidRPr="003C6F0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spellEnd"/>
      <w:proofErr w:type="gramEnd"/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1536C83F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3C6F0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3C6F0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proofErr w:type="gram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col</w:t>
      </w:r>
      <w:proofErr w:type="spellEnd"/>
      <w:r w:rsidRPr="003C6F0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End"/>
      <w:r w:rsidRPr="003C6F0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C6F0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71ACD3A1" w14:textId="77777777" w:rsidR="003C6F0D" w:rsidRPr="003C6F0D" w:rsidRDefault="003C6F0D" w:rsidP="003C6F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C6F0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9. Важные моменты при сдаче</w:t>
      </w:r>
    </w:p>
    <w:p w14:paraId="0E3FB0EA" w14:textId="77777777" w:rsidR="003C6F0D" w:rsidRPr="003C6F0D" w:rsidRDefault="003C6F0D" w:rsidP="003C6F0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C6F0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C72CA5D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Перед сдачей проверить:</w:t>
      </w:r>
    </w:p>
    <w:p w14:paraId="1ACA24F5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manage.py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check</w:t>
      </w:r>
      <w:proofErr w:type="spellEnd"/>
    </w:p>
    <w:p w14:paraId="57F8964E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manage.py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runserver</w:t>
      </w:r>
      <w:proofErr w:type="spellEnd"/>
    </w:p>
    <w:p w14:paraId="76AB1D3A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D8D33AE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Убедиться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что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</w:t>
      </w:r>
    </w:p>
    <w:p w14:paraId="4D046C8F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- Все миграции применены</w:t>
      </w:r>
    </w:p>
    <w:p w14:paraId="3DC57554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- Статика собрана (если нужно)</w:t>
      </w:r>
    </w:p>
    <w:p w14:paraId="5B32E703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- База данных заполнена</w:t>
      </w:r>
    </w:p>
    <w:p w14:paraId="4AD55394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- Все URL работают</w:t>
      </w:r>
    </w:p>
    <w:p w14:paraId="74F42769" w14:textId="77777777" w:rsidR="003C6F0D" w:rsidRPr="003C6F0D" w:rsidRDefault="003C6F0D" w:rsidP="003C6F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C6F0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10. Экстренный случай (всё сломалось)</w:t>
      </w:r>
    </w:p>
    <w:p w14:paraId="5598CE65" w14:textId="77777777" w:rsidR="003C6F0D" w:rsidRPr="003C6F0D" w:rsidRDefault="003C6F0D" w:rsidP="003C6F0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C6F0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6232DE38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Пересоздать виртуальное окружение</w:t>
      </w:r>
    </w:p>
    <w:p w14:paraId="5483E8E7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rm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C6F0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-rf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venv</w:t>
      </w:r>
      <w:proofErr w:type="spellEnd"/>
    </w:p>
    <w:p w14:paraId="638AC899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</w:t>
      </w:r>
      <w:r w:rsidRPr="003C6F0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venv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venv</w:t>
      </w:r>
      <w:proofErr w:type="spellEnd"/>
    </w:p>
    <w:p w14:paraId="5E3E77E3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venv</w:t>
      </w:r>
      <w:proofErr w:type="spellEnd"/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Scripts</w:t>
      </w:r>
      <w:r w:rsidRPr="003C6F0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activate</w:t>
      </w:r>
    </w:p>
    <w:p w14:paraId="1D8A254B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pip </w:t>
      </w:r>
      <w:r w:rsidRPr="003C6F0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django</w:t>
      </w:r>
      <w:proofErr w:type="spellEnd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psycopg2-binary Pillow</w:t>
      </w:r>
    </w:p>
    <w:p w14:paraId="57C58251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F252F9F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Перезапустить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всё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C6F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заново</w:t>
      </w:r>
    </w:p>
    <w:p w14:paraId="60A0CA91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manage.py migrate</w:t>
      </w:r>
    </w:p>
    <w:p w14:paraId="1387F46B" w14:textId="77777777" w:rsidR="003C6F0D" w:rsidRPr="003C6F0D" w:rsidRDefault="003C6F0D" w:rsidP="003C6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manage.py </w:t>
      </w:r>
      <w:proofErr w:type="spellStart"/>
      <w:r w:rsidRPr="003C6F0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runserver</w:t>
      </w:r>
      <w:proofErr w:type="spellEnd"/>
    </w:p>
    <w:p w14:paraId="61B87B3F" w14:textId="77777777" w:rsidR="003C6F0D" w:rsidRPr="003C6F0D" w:rsidRDefault="003C6F0D" w:rsidP="003C6F0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3C6F0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Шпаргалка</w:t>
      </w:r>
      <w:r w:rsidRPr="003C6F0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3C6F0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</w:t>
      </w:r>
      <w:r w:rsidRPr="003C6F0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3C6F0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ошибкам</w:t>
      </w:r>
      <w:r w:rsidRPr="003C6F0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8"/>
        <w:gridCol w:w="5602"/>
      </w:tblGrid>
      <w:tr w:rsidR="003C6F0D" w:rsidRPr="003C6F0D" w14:paraId="7F6C1E21" w14:textId="77777777" w:rsidTr="003C6F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CF993" w14:textId="77777777" w:rsidR="003C6F0D" w:rsidRPr="003C6F0D" w:rsidRDefault="003C6F0D" w:rsidP="003C6F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C6F0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F667F" w14:textId="77777777" w:rsidR="003C6F0D" w:rsidRPr="003C6F0D" w:rsidRDefault="003C6F0D" w:rsidP="003C6F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C6F0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3C6F0D" w:rsidRPr="003C6F0D" w14:paraId="07BC823A" w14:textId="77777777" w:rsidTr="003C6F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CCBE6" w14:textId="77777777" w:rsidR="003C6F0D" w:rsidRPr="003C6F0D" w:rsidRDefault="003C6F0D" w:rsidP="003C6F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3C6F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ModuleNotFoundError</w:t>
            </w:r>
            <w:proofErr w:type="spellEnd"/>
            <w:r w:rsidRPr="003C6F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: No module named 'PIL'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736C1" w14:textId="77777777" w:rsidR="003C6F0D" w:rsidRPr="003C6F0D" w:rsidRDefault="003C6F0D" w:rsidP="003C6F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C6F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</w:t>
            </w:r>
            <w:proofErr w:type="spellEnd"/>
            <w:r w:rsidRPr="003C6F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3C6F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install</w:t>
            </w:r>
            <w:proofErr w:type="spellEnd"/>
            <w:r w:rsidRPr="003C6F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3C6F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Pillow</w:t>
            </w:r>
            <w:proofErr w:type="spellEnd"/>
          </w:p>
        </w:tc>
      </w:tr>
      <w:tr w:rsidR="003C6F0D" w:rsidRPr="003C6F0D" w14:paraId="317C6149" w14:textId="77777777" w:rsidTr="003C6F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CA510" w14:textId="77777777" w:rsidR="003C6F0D" w:rsidRPr="003C6F0D" w:rsidRDefault="003C6F0D" w:rsidP="003C6F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C6F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psycopg2 </w:t>
            </w:r>
            <w:proofErr w:type="spellStart"/>
            <w:r w:rsidRPr="003C6F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</w:t>
            </w:r>
            <w:proofErr w:type="spellEnd"/>
            <w:r w:rsidRPr="003C6F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3C6F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found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54747" w14:textId="77777777" w:rsidR="003C6F0D" w:rsidRPr="003C6F0D" w:rsidRDefault="003C6F0D" w:rsidP="003C6F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C6F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</w:t>
            </w:r>
            <w:proofErr w:type="spellEnd"/>
            <w:r w:rsidRPr="003C6F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3C6F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install</w:t>
            </w:r>
            <w:proofErr w:type="spellEnd"/>
            <w:r w:rsidRPr="003C6F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psycopg2-binary</w:t>
            </w:r>
          </w:p>
        </w:tc>
      </w:tr>
      <w:tr w:rsidR="003C6F0D" w:rsidRPr="003C6F0D" w14:paraId="18F2497A" w14:textId="77777777" w:rsidTr="003C6F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CF5FB" w14:textId="77777777" w:rsidR="003C6F0D" w:rsidRPr="003C6F0D" w:rsidRDefault="003C6F0D" w:rsidP="003C6F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C6F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Column</w:t>
            </w:r>
            <w:proofErr w:type="spellEnd"/>
            <w:r w:rsidRPr="003C6F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3C6F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does</w:t>
            </w:r>
            <w:proofErr w:type="spellEnd"/>
            <w:r w:rsidRPr="003C6F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3C6F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</w:t>
            </w:r>
            <w:proofErr w:type="spellEnd"/>
            <w:r w:rsidRPr="003C6F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3C6F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5441A" w14:textId="77777777" w:rsidR="003C6F0D" w:rsidRPr="003C6F0D" w:rsidRDefault="003C6F0D" w:rsidP="003C6F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C6F0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названия полей в models.py</w:t>
            </w:r>
          </w:p>
        </w:tc>
      </w:tr>
      <w:tr w:rsidR="003C6F0D" w:rsidRPr="003C6F0D" w14:paraId="7DCEB2E1" w14:textId="77777777" w:rsidTr="003C6F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9915B" w14:textId="77777777" w:rsidR="003C6F0D" w:rsidRPr="003C6F0D" w:rsidRDefault="003C6F0D" w:rsidP="003C6F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C6F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TemplateDoesNotExist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A2732" w14:textId="77777777" w:rsidR="003C6F0D" w:rsidRPr="003C6F0D" w:rsidRDefault="003C6F0D" w:rsidP="003C6F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C6F0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папку </w:t>
            </w:r>
            <w:proofErr w:type="spellStart"/>
            <w:r w:rsidRPr="003C6F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templates</w:t>
            </w:r>
            <w:proofErr w:type="spellEnd"/>
            <w:r w:rsidRPr="003C6F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3C6F0D" w:rsidRPr="003C6F0D" w14:paraId="3F6D77EA" w14:textId="77777777" w:rsidTr="003C6F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15C8B" w14:textId="77777777" w:rsidR="003C6F0D" w:rsidRPr="003C6F0D" w:rsidRDefault="003C6F0D" w:rsidP="003C6F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C6F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Access </w:t>
            </w:r>
            <w:proofErr w:type="spellStart"/>
            <w:r w:rsidRPr="003C6F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denied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8359D" w14:textId="77777777" w:rsidR="003C6F0D" w:rsidRPr="003C6F0D" w:rsidRDefault="003C6F0D" w:rsidP="003C6F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C6F0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Проверить пароль </w:t>
            </w:r>
            <w:proofErr w:type="spellStart"/>
            <w:r w:rsidRPr="003C6F0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3C6F0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 settings.py</w:t>
            </w:r>
          </w:p>
        </w:tc>
      </w:tr>
    </w:tbl>
    <w:p w14:paraId="659E2878" w14:textId="77777777" w:rsidR="003C6F0D" w:rsidRPr="003C6F0D" w:rsidRDefault="003C6F0D" w:rsidP="003C6F0D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6F0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Удачи на экзамене! </w:t>
      </w:r>
      <w:r w:rsidRPr="003C6F0D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🚀</w:t>
      </w:r>
    </w:p>
    <w:p w14:paraId="29B504E7" w14:textId="7F8362F9" w:rsidR="003C6F0D" w:rsidRDefault="003C6F0D">
      <w:pP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6594928B" w14:textId="6A7871DC" w:rsidR="008C5F5B" w:rsidRPr="00687C41" w:rsidRDefault="008C5F5B" w:rsidP="008C5F5B">
      <w:pPr>
        <w:shd w:val="clear" w:color="auto" w:fill="FFFFFF"/>
        <w:spacing w:before="480" w:after="240" w:line="480" w:lineRule="atLeast"/>
        <w:outlineLvl w:val="1"/>
        <w:rPr>
          <w:rFonts w:ascii="Segoe UI" w:hAnsi="Segoe UI"/>
          <w:b/>
          <w:color w:val="0F1115"/>
          <w:sz w:val="33"/>
          <w:lang w:val="en-US"/>
        </w:rPr>
      </w:pPr>
      <w:r w:rsidRPr="008C5F5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ШПАРГАЛКА</w:t>
      </w:r>
      <w:r w:rsidRPr="00687C41">
        <w:rPr>
          <w:rFonts w:ascii="Segoe UI" w:hAnsi="Segoe UI"/>
          <w:b/>
          <w:color w:val="0F1115"/>
          <w:sz w:val="33"/>
          <w:lang w:val="en-US"/>
        </w:rPr>
        <w:t xml:space="preserve"> </w:t>
      </w:r>
      <w:r w:rsidRPr="008C5F5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ДЛЯ</w:t>
      </w:r>
      <w:r w:rsidRPr="00687C41">
        <w:rPr>
          <w:rFonts w:ascii="Segoe UI" w:hAnsi="Segoe UI"/>
          <w:b/>
          <w:color w:val="0F1115"/>
          <w:sz w:val="33"/>
          <w:lang w:val="en-US"/>
        </w:rPr>
        <w:t xml:space="preserve"> </w:t>
      </w:r>
      <w:r w:rsidRPr="008C5F5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ДЕМОЭКЗАМЕНА</w:t>
      </w:r>
    </w:p>
    <w:p w14:paraId="0FC6CA2C" w14:textId="77777777" w:rsidR="008C5F5B" w:rsidRPr="00687C41" w:rsidRDefault="008C5F5B" w:rsidP="008C5F5B">
      <w:pPr>
        <w:shd w:val="clear" w:color="auto" w:fill="FFFFFF"/>
        <w:spacing w:before="480" w:after="240" w:line="450" w:lineRule="atLeast"/>
        <w:outlineLvl w:val="2"/>
        <w:rPr>
          <w:rFonts w:ascii="Segoe UI" w:hAnsi="Segoe UI"/>
          <w:b/>
          <w:color w:val="0F1115"/>
          <w:sz w:val="30"/>
          <w:lang w:val="en-US"/>
        </w:rPr>
      </w:pPr>
      <w:r w:rsidRPr="00687C41">
        <w:rPr>
          <w:rFonts w:ascii="Segoe UI" w:hAnsi="Segoe UI"/>
          <w:b/>
          <w:color w:val="0F1115"/>
          <w:sz w:val="30"/>
          <w:lang w:val="en-US"/>
        </w:rPr>
        <w:t xml:space="preserve">1. </w:t>
      </w:r>
      <w:r w:rsidRPr="008C5F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РАБОТА</w:t>
      </w:r>
      <w:r w:rsidRPr="00687C41">
        <w:rPr>
          <w:rFonts w:ascii="Segoe UI" w:hAnsi="Segoe UI"/>
          <w:b/>
          <w:color w:val="0F1115"/>
          <w:sz w:val="30"/>
          <w:lang w:val="en-US"/>
        </w:rPr>
        <w:t xml:space="preserve"> </w:t>
      </w:r>
      <w:r w:rsidRPr="008C5F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</w:t>
      </w:r>
      <w:r w:rsidRPr="00687C41">
        <w:rPr>
          <w:rFonts w:ascii="Segoe UI" w:hAnsi="Segoe UI"/>
          <w:b/>
          <w:color w:val="0F1115"/>
          <w:sz w:val="30"/>
          <w:lang w:val="en-US"/>
        </w:rPr>
        <w:t xml:space="preserve"> </w:t>
      </w:r>
      <w:r w:rsidRPr="008C5F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ВИРТУАЛЬНЫМ</w:t>
      </w:r>
      <w:r w:rsidRPr="00687C41">
        <w:rPr>
          <w:rFonts w:ascii="Segoe UI" w:hAnsi="Segoe UI"/>
          <w:b/>
          <w:color w:val="0F1115"/>
          <w:sz w:val="30"/>
          <w:lang w:val="en-US"/>
        </w:rPr>
        <w:t xml:space="preserve"> </w:t>
      </w:r>
      <w:r w:rsidRPr="008C5F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ОКРУЖЕНИЕМ</w:t>
      </w:r>
    </w:p>
    <w:p w14:paraId="5846AE22" w14:textId="77777777" w:rsidR="008C5F5B" w:rsidRPr="00687C41" w:rsidRDefault="008C5F5B" w:rsidP="008C5F5B">
      <w:pPr>
        <w:shd w:val="clear" w:color="auto" w:fill="FFFFFF"/>
        <w:spacing w:after="0" w:line="300" w:lineRule="atLeast"/>
        <w:rPr>
          <w:rFonts w:ascii="Segoe UI" w:hAnsi="Segoe UI"/>
          <w:color w:val="0F1115"/>
          <w:sz w:val="20"/>
          <w:lang w:val="en-US"/>
        </w:rPr>
      </w:pPr>
      <w:r w:rsidRPr="008C5F5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2A933860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/>
          <w:color w:val="0F1115"/>
          <w:sz w:val="20"/>
          <w:lang w:val="en-US"/>
        </w:rPr>
      </w:pPr>
      <w:r w:rsidRPr="00687C41">
        <w:rPr>
          <w:rFonts w:ascii="Consolas" w:hAnsi="Consolas"/>
          <w:i/>
          <w:color w:val="A0A1A7"/>
          <w:sz w:val="20"/>
          <w:lang w:val="en-US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Активация</w:t>
      </w:r>
      <w:r w:rsidRPr="00687C41">
        <w:rPr>
          <w:rFonts w:ascii="Consolas" w:hAnsi="Consolas"/>
          <w:i/>
          <w:color w:val="A0A1A7"/>
          <w:sz w:val="20"/>
          <w:lang w:val="en-US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виртуального</w:t>
      </w:r>
      <w:r w:rsidRPr="00687C41">
        <w:rPr>
          <w:rFonts w:ascii="Consolas" w:hAnsi="Consolas"/>
          <w:i/>
          <w:color w:val="A0A1A7"/>
          <w:sz w:val="20"/>
          <w:lang w:val="en-US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окружения</w:t>
      </w:r>
    </w:p>
    <w:p w14:paraId="6CE69589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/>
          <w:color w:val="0F1115"/>
          <w:sz w:val="20"/>
          <w:lang w:val="en-US"/>
        </w:rPr>
      </w:pPr>
      <w:proofErr w:type="gramStart"/>
      <w:r w:rsidRPr="00687C41">
        <w:rPr>
          <w:rFonts w:ascii="Consolas" w:hAnsi="Consolas"/>
          <w:color w:val="0F1115"/>
          <w:sz w:val="20"/>
          <w:lang w:val="en-US"/>
        </w:rPr>
        <w:t>.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venv</w:t>
      </w:r>
      <w:proofErr w:type="spellEnd"/>
      <w:proofErr w:type="gramEnd"/>
      <w:r w:rsidRPr="00687C41">
        <w:rPr>
          <w:rFonts w:ascii="Consolas" w:hAnsi="Consolas"/>
          <w:color w:val="383A42"/>
          <w:sz w:val="20"/>
          <w:lang w:val="en-US"/>
        </w:rPr>
        <w:t>\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Scripts</w:t>
      </w:r>
      <w:r w:rsidRPr="00687C41">
        <w:rPr>
          <w:rFonts w:ascii="Consolas" w:hAnsi="Consolas"/>
          <w:color w:val="383A42"/>
          <w:sz w:val="20"/>
          <w:lang w:val="en-US"/>
        </w:rPr>
        <w:t>\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activate</w:t>
      </w:r>
    </w:p>
    <w:p w14:paraId="6503A0BA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/>
          <w:color w:val="0F1115"/>
          <w:sz w:val="20"/>
          <w:lang w:val="en-US"/>
        </w:rPr>
      </w:pPr>
    </w:p>
    <w:p w14:paraId="5739F86E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/>
          <w:color w:val="0F1115"/>
          <w:sz w:val="20"/>
          <w:lang w:val="en-US"/>
        </w:rPr>
      </w:pPr>
      <w:r w:rsidRPr="00687C41">
        <w:rPr>
          <w:rFonts w:ascii="Consolas" w:hAnsi="Consolas"/>
          <w:i/>
          <w:color w:val="A0A1A7"/>
          <w:sz w:val="20"/>
          <w:lang w:val="en-US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Деактивация</w:t>
      </w:r>
    </w:p>
    <w:p w14:paraId="65FC6D46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deactivate</w:t>
      </w:r>
    </w:p>
    <w:p w14:paraId="1FF9040D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F1D3699" w14:textId="77777777" w:rsidR="008C5F5B" w:rsidRPr="003C6F0D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Установка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Django</w:t>
      </w:r>
    </w:p>
    <w:p w14:paraId="0EC45730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pip </w:t>
      </w:r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django</w:t>
      </w:r>
      <w:proofErr w:type="spellEnd"/>
    </w:p>
    <w:p w14:paraId="1D518A7B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C3A5371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Установка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PostgreSQL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драйвера</w:t>
      </w:r>
    </w:p>
    <w:p w14:paraId="44A0102F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pip </w:t>
      </w:r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psycopg2-binary</w:t>
      </w:r>
    </w:p>
    <w:p w14:paraId="4B99B7C3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32B81C3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Установка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pandas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импорта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Excel</w:t>
      </w:r>
    </w:p>
    <w:p w14:paraId="171E1273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pip </w:t>
      </w:r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pandas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openpyxl</w:t>
      </w:r>
      <w:proofErr w:type="spellEnd"/>
    </w:p>
    <w:p w14:paraId="77B67BDF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EBB1FC3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/>
          <w:color w:val="0F1115"/>
          <w:sz w:val="20"/>
          <w:lang w:val="en-US"/>
        </w:rPr>
      </w:pPr>
      <w:r w:rsidRPr="00687C41">
        <w:rPr>
          <w:rFonts w:ascii="Consolas" w:hAnsi="Consolas"/>
          <w:i/>
          <w:color w:val="A0A1A7"/>
          <w:sz w:val="20"/>
          <w:lang w:val="en-US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Просмотр</w:t>
      </w:r>
      <w:r w:rsidRPr="00687C41">
        <w:rPr>
          <w:rFonts w:ascii="Consolas" w:hAnsi="Consolas"/>
          <w:i/>
          <w:color w:val="A0A1A7"/>
          <w:sz w:val="20"/>
          <w:lang w:val="en-US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установленных</w:t>
      </w:r>
      <w:r w:rsidRPr="00687C41">
        <w:rPr>
          <w:rFonts w:ascii="Consolas" w:hAnsi="Consolas"/>
          <w:i/>
          <w:color w:val="A0A1A7"/>
          <w:sz w:val="20"/>
          <w:lang w:val="en-US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пакетов</w:t>
      </w:r>
    </w:p>
    <w:p w14:paraId="5BBE3828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lang w:val="en-US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</w:t>
      </w:r>
      <w:r w:rsidRPr="00687C41">
        <w:rPr>
          <w:rFonts w:ascii="Consolas" w:hAnsi="Consolas"/>
          <w:color w:val="0F1115"/>
          <w:sz w:val="20"/>
          <w:lang w:val="en-US"/>
        </w:rPr>
        <w:t xml:space="preserve"> 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</w:p>
    <w:p w14:paraId="2B7D38D7" w14:textId="77777777" w:rsidR="008C5F5B" w:rsidRPr="00687C41" w:rsidRDefault="008C5F5B" w:rsidP="008C5F5B">
      <w:pPr>
        <w:shd w:val="clear" w:color="auto" w:fill="FFFFFF"/>
        <w:spacing w:before="480" w:after="240" w:line="450" w:lineRule="atLeast"/>
        <w:outlineLvl w:val="2"/>
        <w:rPr>
          <w:rFonts w:ascii="Segoe UI" w:hAnsi="Segoe UI"/>
          <w:b/>
          <w:color w:val="0F1115"/>
          <w:sz w:val="30"/>
          <w:lang w:val="en-US"/>
        </w:rPr>
      </w:pPr>
      <w:r w:rsidRPr="00687C41">
        <w:rPr>
          <w:rFonts w:ascii="Segoe UI" w:hAnsi="Segoe UI"/>
          <w:b/>
          <w:color w:val="0F1115"/>
          <w:sz w:val="30"/>
          <w:lang w:val="en-US"/>
        </w:rPr>
        <w:t xml:space="preserve">2. </w:t>
      </w:r>
      <w:r w:rsidRPr="008C5F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РАБОТА</w:t>
      </w:r>
      <w:r w:rsidRPr="00687C41">
        <w:rPr>
          <w:rFonts w:ascii="Segoe UI" w:hAnsi="Segoe UI"/>
          <w:b/>
          <w:color w:val="0F1115"/>
          <w:sz w:val="30"/>
          <w:lang w:val="en-US"/>
        </w:rPr>
        <w:t xml:space="preserve"> </w:t>
      </w:r>
      <w:r w:rsidRPr="008C5F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</w:t>
      </w:r>
      <w:r w:rsidRPr="00687C41">
        <w:rPr>
          <w:rFonts w:ascii="Segoe UI" w:hAnsi="Segoe UI"/>
          <w:b/>
          <w:color w:val="0F1115"/>
          <w:sz w:val="30"/>
          <w:lang w:val="en-US"/>
        </w:rPr>
        <w:t xml:space="preserve"> </w:t>
      </w:r>
      <w:r w:rsidRPr="008C5F5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DJANGO</w:t>
      </w:r>
    </w:p>
    <w:p w14:paraId="7DFA4F91" w14:textId="77777777" w:rsidR="008C5F5B" w:rsidRPr="00687C41" w:rsidRDefault="008C5F5B" w:rsidP="008C5F5B">
      <w:pPr>
        <w:shd w:val="clear" w:color="auto" w:fill="FFFFFF"/>
        <w:spacing w:after="0" w:line="300" w:lineRule="atLeast"/>
        <w:rPr>
          <w:rFonts w:ascii="Segoe UI" w:hAnsi="Segoe UI"/>
          <w:color w:val="0F1115"/>
          <w:sz w:val="20"/>
          <w:lang w:val="en-US"/>
        </w:rPr>
      </w:pPr>
      <w:r w:rsidRPr="008C5F5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06CB681D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/>
          <w:color w:val="0F1115"/>
          <w:sz w:val="20"/>
          <w:lang w:val="en-US"/>
        </w:rPr>
      </w:pPr>
      <w:r w:rsidRPr="00687C41">
        <w:rPr>
          <w:rFonts w:ascii="Consolas" w:hAnsi="Consolas"/>
          <w:i/>
          <w:color w:val="A0A1A7"/>
          <w:sz w:val="20"/>
          <w:lang w:val="en-US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687C41">
        <w:rPr>
          <w:rFonts w:ascii="Consolas" w:hAnsi="Consolas"/>
          <w:i/>
          <w:color w:val="A0A1A7"/>
          <w:sz w:val="20"/>
          <w:lang w:val="en-US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проекта</w:t>
      </w:r>
    </w:p>
    <w:p w14:paraId="4465CC85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/>
          <w:color w:val="0F1115"/>
          <w:sz w:val="20"/>
          <w:lang w:val="en-US"/>
        </w:rPr>
      </w:pP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django</w:t>
      </w:r>
      <w:proofErr w:type="spellEnd"/>
      <w:r w:rsidRPr="00687C41">
        <w:rPr>
          <w:rFonts w:ascii="Consolas" w:hAnsi="Consolas"/>
          <w:color w:val="0F1115"/>
          <w:sz w:val="20"/>
          <w:lang w:val="en-US"/>
        </w:rPr>
        <w:t>-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admin</w:t>
      </w:r>
      <w:r w:rsidRPr="00687C41">
        <w:rPr>
          <w:rFonts w:ascii="Consolas" w:hAnsi="Consolas"/>
          <w:color w:val="0F1115"/>
          <w:sz w:val="20"/>
          <w:lang w:val="en-US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startproject</w:t>
      </w:r>
      <w:proofErr w:type="spellEnd"/>
      <w:r w:rsidRPr="00687C41">
        <w:rPr>
          <w:rFonts w:ascii="Consolas" w:hAnsi="Consolas"/>
          <w:color w:val="0F1115"/>
          <w:sz w:val="20"/>
          <w:lang w:val="en-US"/>
        </w:rPr>
        <w:t xml:space="preserve"> </w:t>
      </w:r>
      <w:proofErr w:type="spellStart"/>
      <w:proofErr w:type="gram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myproject</w:t>
      </w:r>
      <w:proofErr w:type="spellEnd"/>
      <w:r w:rsidRPr="00687C41">
        <w:rPr>
          <w:rFonts w:ascii="Consolas" w:hAnsi="Consolas"/>
          <w:color w:val="0F1115"/>
          <w:sz w:val="20"/>
          <w:lang w:val="en-US"/>
        </w:rPr>
        <w:t xml:space="preserve"> </w:t>
      </w:r>
      <w:r w:rsidRPr="00687C41">
        <w:rPr>
          <w:rFonts w:ascii="Consolas" w:hAnsi="Consolas"/>
          <w:color w:val="50A14F"/>
          <w:sz w:val="20"/>
          <w:lang w:val="en-US"/>
        </w:rPr>
        <w:t>.</w:t>
      </w:r>
      <w:proofErr w:type="gramEnd"/>
    </w:p>
    <w:p w14:paraId="1063D5B3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/>
          <w:color w:val="0F1115"/>
          <w:sz w:val="20"/>
          <w:lang w:val="en-US"/>
        </w:rPr>
      </w:pPr>
    </w:p>
    <w:p w14:paraId="6109DD29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/>
          <w:color w:val="0F1115"/>
          <w:sz w:val="20"/>
          <w:lang w:val="en-US"/>
        </w:rPr>
      </w:pPr>
      <w:r w:rsidRPr="00687C41">
        <w:rPr>
          <w:rFonts w:ascii="Consolas" w:hAnsi="Consolas"/>
          <w:i/>
          <w:color w:val="A0A1A7"/>
          <w:sz w:val="20"/>
          <w:lang w:val="en-US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687C41">
        <w:rPr>
          <w:rFonts w:ascii="Consolas" w:hAnsi="Consolas"/>
          <w:i/>
          <w:color w:val="A0A1A7"/>
          <w:sz w:val="20"/>
          <w:lang w:val="en-US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приложения</w:t>
      </w:r>
    </w:p>
    <w:p w14:paraId="52766362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manage.py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startapp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myapp</w:t>
      </w:r>
      <w:proofErr w:type="spellEnd"/>
    </w:p>
    <w:p w14:paraId="22CF7940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C6B4D24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Запуск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сервера</w:t>
      </w:r>
    </w:p>
    <w:p w14:paraId="0B7B1D19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/>
          <w:color w:val="0F1115"/>
          <w:sz w:val="20"/>
          <w:lang w:val="en-US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</w:t>
      </w:r>
      <w:r w:rsidRPr="00687C41">
        <w:rPr>
          <w:rFonts w:ascii="Consolas" w:hAnsi="Consolas"/>
          <w:color w:val="0F1115"/>
          <w:sz w:val="20"/>
          <w:lang w:val="en-US"/>
        </w:rPr>
        <w:t xml:space="preserve"> 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manage</w:t>
      </w:r>
      <w:r w:rsidRPr="00687C41">
        <w:rPr>
          <w:rFonts w:ascii="Consolas" w:hAnsi="Consolas"/>
          <w:color w:val="0F1115"/>
          <w:sz w:val="20"/>
          <w:lang w:val="en-US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</w:t>
      </w:r>
      <w:r w:rsidRPr="00687C41">
        <w:rPr>
          <w:rFonts w:ascii="Consolas" w:hAnsi="Consolas"/>
          <w:color w:val="0F1115"/>
          <w:sz w:val="20"/>
          <w:lang w:val="en-US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runserver</w:t>
      </w:r>
      <w:proofErr w:type="spellEnd"/>
    </w:p>
    <w:p w14:paraId="0D17F258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/>
          <w:color w:val="0F1115"/>
          <w:sz w:val="20"/>
          <w:lang w:val="en-US"/>
        </w:rPr>
      </w:pPr>
    </w:p>
    <w:p w14:paraId="6AB8DE87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/>
          <w:color w:val="0F1115"/>
          <w:sz w:val="20"/>
          <w:lang w:val="en-US"/>
        </w:rPr>
      </w:pPr>
      <w:r w:rsidRPr="00687C41">
        <w:rPr>
          <w:rFonts w:ascii="Consolas" w:hAnsi="Consolas"/>
          <w:i/>
          <w:color w:val="A0A1A7"/>
          <w:sz w:val="20"/>
          <w:lang w:val="en-US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Запуск</w:t>
      </w:r>
      <w:r w:rsidRPr="00687C41">
        <w:rPr>
          <w:rFonts w:ascii="Consolas" w:hAnsi="Consolas"/>
          <w:i/>
          <w:color w:val="A0A1A7"/>
          <w:sz w:val="20"/>
          <w:lang w:val="en-US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сервера</w:t>
      </w:r>
      <w:r w:rsidRPr="00687C41">
        <w:rPr>
          <w:rFonts w:ascii="Consolas" w:hAnsi="Consolas"/>
          <w:i/>
          <w:color w:val="A0A1A7"/>
          <w:sz w:val="20"/>
          <w:lang w:val="en-US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r w:rsidRPr="00687C41">
        <w:rPr>
          <w:rFonts w:ascii="Consolas" w:hAnsi="Consolas"/>
          <w:i/>
          <w:color w:val="A0A1A7"/>
          <w:sz w:val="20"/>
          <w:lang w:val="en-US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другом</w:t>
      </w:r>
      <w:r w:rsidRPr="00687C41">
        <w:rPr>
          <w:rFonts w:ascii="Consolas" w:hAnsi="Consolas"/>
          <w:i/>
          <w:color w:val="A0A1A7"/>
          <w:sz w:val="20"/>
          <w:lang w:val="en-US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порту</w:t>
      </w:r>
    </w:p>
    <w:p w14:paraId="513DC299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manage.py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runserver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8080</w:t>
      </w:r>
    </w:p>
    <w:p w14:paraId="495F5474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937BD0E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миграций</w:t>
      </w:r>
    </w:p>
    <w:p w14:paraId="1A5CB6E7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manage.py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makemigrations</w:t>
      </w:r>
      <w:proofErr w:type="spellEnd"/>
    </w:p>
    <w:p w14:paraId="71E17636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180DB98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Применение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миграций</w:t>
      </w:r>
    </w:p>
    <w:p w14:paraId="7775384C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manage.py migrate</w:t>
      </w:r>
    </w:p>
    <w:p w14:paraId="66FDB2F8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DC7BB92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Откат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всех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миграций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приложения</w:t>
      </w:r>
    </w:p>
    <w:p w14:paraId="6273A3F5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manage.py migrate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myapp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zero</w:t>
      </w:r>
    </w:p>
    <w:p w14:paraId="0965D8A1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3345E2C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Просмотр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SQL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запросов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миграции</w:t>
      </w:r>
    </w:p>
    <w:p w14:paraId="2B0D94FA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manage.py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sqlmigrate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myapp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0001</w:t>
      </w:r>
    </w:p>
    <w:p w14:paraId="4319103D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390D0B3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суперпользователя</w:t>
      </w:r>
    </w:p>
    <w:p w14:paraId="55A32304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manage.py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createsuperuser</w:t>
      </w:r>
      <w:proofErr w:type="spellEnd"/>
    </w:p>
    <w:p w14:paraId="6E832EEF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9AC88E7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Сбор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статических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файлов</w:t>
      </w:r>
    </w:p>
    <w:p w14:paraId="2B0CC5FC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manage.py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collectstatic</w:t>
      </w:r>
      <w:proofErr w:type="spellEnd"/>
    </w:p>
    <w:p w14:paraId="241413A3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1422BCF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Очистка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кэша</w:t>
      </w:r>
    </w:p>
    <w:p w14:paraId="529764A3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manage.py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clear_cache</w:t>
      </w:r>
      <w:proofErr w:type="spellEnd"/>
    </w:p>
    <w:p w14:paraId="14FCA326" w14:textId="77777777" w:rsidR="008C5F5B" w:rsidRPr="00687C41" w:rsidRDefault="008C5F5B" w:rsidP="008C5F5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687C41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3. </w:t>
      </w:r>
      <w:r w:rsidRPr="008C5F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РАБОТА</w:t>
      </w:r>
      <w:r w:rsidRPr="00687C41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8C5F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</w:t>
      </w:r>
      <w:r w:rsidRPr="00687C41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POSTGRESQL (</w:t>
      </w:r>
      <w:proofErr w:type="spellStart"/>
      <w:r w:rsidRPr="00687C41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psql</w:t>
      </w:r>
      <w:proofErr w:type="spellEnd"/>
      <w:r w:rsidRPr="00687C41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)</w:t>
      </w:r>
    </w:p>
    <w:p w14:paraId="3B0BABCB" w14:textId="77777777" w:rsidR="008C5F5B" w:rsidRPr="00687C41" w:rsidRDefault="008C5F5B" w:rsidP="008C5F5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87C4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49CA4D0F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7C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Подключение</w:t>
      </w:r>
      <w:r w:rsidRPr="00687C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</w:t>
      </w:r>
      <w:r w:rsidRPr="00687C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базе</w:t>
      </w:r>
      <w:r w:rsidRPr="00687C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данных</w:t>
      </w:r>
    </w:p>
    <w:p w14:paraId="70FB08C5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687C4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psql</w:t>
      </w:r>
      <w:proofErr w:type="spellEnd"/>
      <w:r w:rsidRPr="00687C4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87C4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687C4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87C4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postgres</w:t>
      </w:r>
      <w:proofErr w:type="spellEnd"/>
      <w:r w:rsidRPr="00687C4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87C4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</w:t>
      </w:r>
      <w:r w:rsidRPr="00687C4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87C4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obyv</w:t>
      </w:r>
      <w:proofErr w:type="spellEnd"/>
    </w:p>
    <w:p w14:paraId="698C62FA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BE02F0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7C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Просмотр</w:t>
      </w:r>
      <w:r w:rsidRPr="00687C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всех</w:t>
      </w:r>
      <w:r w:rsidRPr="00687C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баз</w:t>
      </w:r>
      <w:r w:rsidRPr="00687C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данных</w:t>
      </w:r>
    </w:p>
    <w:p w14:paraId="19837D2B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7C4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687C4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</w:t>
      </w:r>
    </w:p>
    <w:p w14:paraId="64659523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8175A99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7C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Подключение</w:t>
      </w:r>
      <w:r w:rsidRPr="00687C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</w:t>
      </w:r>
      <w:r w:rsidRPr="00687C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конкретной</w:t>
      </w:r>
      <w:r w:rsidRPr="00687C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базе</w:t>
      </w:r>
    </w:p>
    <w:p w14:paraId="22FB753A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7C4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687C4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 </w:t>
      </w:r>
      <w:proofErr w:type="spellStart"/>
      <w:r w:rsidRPr="00687C4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obyv</w:t>
      </w:r>
      <w:proofErr w:type="spellEnd"/>
    </w:p>
    <w:p w14:paraId="23CCFD27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A1874CC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7C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lastRenderedPageBreak/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Просмотр</w:t>
      </w:r>
      <w:r w:rsidRPr="00687C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всех</w:t>
      </w:r>
      <w:r w:rsidRPr="00687C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</w:t>
      </w:r>
    </w:p>
    <w:p w14:paraId="67456F5A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7C4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proofErr w:type="gramStart"/>
      <w:r w:rsidRPr="00687C4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dt</w:t>
      </w:r>
      <w:proofErr w:type="gramEnd"/>
    </w:p>
    <w:p w14:paraId="6DCDC734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A600B3B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7C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Просмотр структуры таблицы</w:t>
      </w:r>
    </w:p>
    <w:p w14:paraId="219B9B4B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\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d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8C5F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Tovar</w:t>
      </w:r>
      <w:proofErr w:type="spell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69A16350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F6BD072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Просмотр всех пользователей</w:t>
      </w:r>
    </w:p>
    <w:p w14:paraId="1628A432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\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du</w:t>
      </w:r>
      <w:proofErr w:type="spellEnd"/>
    </w:p>
    <w:p w14:paraId="302FD287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5AC6002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Выход из </w:t>
      </w:r>
      <w:proofErr w:type="spellStart"/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psql</w:t>
      </w:r>
      <w:proofErr w:type="spellEnd"/>
    </w:p>
    <w:p w14:paraId="30EBF3D6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\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</w:t>
      </w:r>
    </w:p>
    <w:p w14:paraId="66F61AAD" w14:textId="77777777" w:rsidR="008C5F5B" w:rsidRPr="008C5F5B" w:rsidRDefault="008C5F5B" w:rsidP="008C5F5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C5F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ОСНОВНЫЕ SQL ЗАПРОСЫ ДЛЯ POSTGRESQL</w:t>
      </w:r>
    </w:p>
    <w:p w14:paraId="0A6A590F" w14:textId="77777777" w:rsidR="008C5F5B" w:rsidRPr="008C5F5B" w:rsidRDefault="008C5F5B" w:rsidP="008C5F5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8C5F5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CE751BE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Просмотр данных из таблицы</w:t>
      </w:r>
    </w:p>
    <w:p w14:paraId="4137AFD4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C5F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8C5F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Tovar</w:t>
      </w:r>
      <w:proofErr w:type="spell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0612EA3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B46D5CA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Просмотр первых 10 записей</w:t>
      </w:r>
    </w:p>
    <w:p w14:paraId="67849786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C5F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8C5F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Tovar</w:t>
      </w:r>
      <w:proofErr w:type="spell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LIMIT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C5F5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4B5D44E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E9EB25E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-- Обновление поля </w:t>
      </w:r>
      <w:proofErr w:type="spellStart"/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photo_tovar</w:t>
      </w:r>
      <w:proofErr w:type="spellEnd"/>
    </w:p>
    <w:p w14:paraId="192D878F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UPDATE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"Tovar"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photo_tovar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'1.jpg'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id_tovar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112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4'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2B63066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26B7C6B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Очистка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поля</w:t>
      </w:r>
    </w:p>
    <w:p w14:paraId="1090D3AB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UPDATE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"Tovar"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photo_tovar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F14F37B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1CD7D8B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-- Изменение типа поля с </w:t>
      </w:r>
      <w:proofErr w:type="spellStart"/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bytea</w:t>
      </w:r>
      <w:proofErr w:type="spellEnd"/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на </w:t>
      </w:r>
      <w:proofErr w:type="spellStart"/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text</w:t>
      </w:r>
      <w:proofErr w:type="spellEnd"/>
    </w:p>
    <w:p w14:paraId="4355F864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ALTER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"Tovar"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ALTER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COLUMN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photo_tovar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photo_</w:t>
      </w:r>
      <w:proofErr w:type="gram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tovar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::</w:t>
      </w:r>
      <w:proofErr w:type="gramEnd"/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426E554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3389F8E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Добавление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нового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поля</w:t>
      </w:r>
    </w:p>
    <w:p w14:paraId="5E4DF4D5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ALTER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"Tovar"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COLUMN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photo_tovar_new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FB67F18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736B541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Удаление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поля</w:t>
      </w:r>
    </w:p>
    <w:p w14:paraId="18D44A12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ALTER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"Tovar"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DROP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COLUMN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photo_tovar</w:t>
      </w:r>
      <w:proofErr w:type="spell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32A44A5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79838F2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Переименование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поля</w:t>
      </w:r>
    </w:p>
    <w:p w14:paraId="15CD6EF0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ALTER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"Tovar"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RENAME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COLUMN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photo_tovar_new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TO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photo_tovar</w:t>
      </w:r>
      <w:proofErr w:type="spell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525AA8F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10CDA5D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Количество записей в таблице</w:t>
      </w:r>
    </w:p>
    <w:p w14:paraId="3521CDEB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8C5F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8C5F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8C5F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Tovar</w:t>
      </w:r>
      <w:proofErr w:type="spell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CE589AF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CDFEC32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/>
          <w:color w:val="0F1115"/>
          <w:sz w:val="20"/>
          <w:rPrChange w:id="22" w:author="Сергей Иванов" w:date="2026-06-11T01:09:00Z">
            <w:rPr>
              <w:rFonts w:ascii="Consolas" w:hAnsi="Consolas"/>
              <w:color w:val="0F1115"/>
              <w:sz w:val="20"/>
              <w:lang w:val="en-US"/>
            </w:rPr>
          </w:rPrChange>
        </w:rPr>
      </w:pPr>
      <w:r w:rsidRPr="00687C41">
        <w:rPr>
          <w:rFonts w:ascii="Consolas" w:hAnsi="Consolas"/>
          <w:i/>
          <w:color w:val="A0A1A7"/>
          <w:sz w:val="20"/>
          <w:rPrChange w:id="23" w:author="Сергей Иванов" w:date="2026-06-11T01:09:00Z">
            <w:rPr>
              <w:rFonts w:ascii="Consolas" w:hAnsi="Consolas"/>
              <w:i/>
              <w:color w:val="A0A1A7"/>
              <w:sz w:val="20"/>
              <w:lang w:val="en-US"/>
            </w:rPr>
          </w:rPrChange>
        </w:rPr>
        <w:t xml:space="preserve">--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Поиск</w:t>
      </w:r>
      <w:r w:rsidRPr="00687C41">
        <w:rPr>
          <w:rFonts w:ascii="Consolas" w:hAnsi="Consolas"/>
          <w:i/>
          <w:color w:val="A0A1A7"/>
          <w:sz w:val="20"/>
          <w:rPrChange w:id="24" w:author="Сергей Иванов" w:date="2026-06-11T01:09:00Z">
            <w:rPr>
              <w:rFonts w:ascii="Consolas" w:hAnsi="Consolas"/>
              <w:i/>
              <w:color w:val="A0A1A7"/>
              <w:sz w:val="20"/>
              <w:lang w:val="en-US"/>
            </w:rPr>
          </w:rPrChange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</w:t>
      </w:r>
      <w:r w:rsidRPr="00687C41">
        <w:rPr>
          <w:rFonts w:ascii="Consolas" w:hAnsi="Consolas"/>
          <w:i/>
          <w:color w:val="A0A1A7"/>
          <w:sz w:val="20"/>
          <w:rPrChange w:id="25" w:author="Сергей Иванов" w:date="2026-06-11T01:09:00Z">
            <w:rPr>
              <w:rFonts w:ascii="Consolas" w:hAnsi="Consolas"/>
              <w:i/>
              <w:color w:val="A0A1A7"/>
              <w:sz w:val="20"/>
              <w:lang w:val="en-US"/>
            </w:rPr>
          </w:rPrChange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ID</w:t>
      </w:r>
    </w:p>
    <w:p w14:paraId="75750A1C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SELECT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id_tovar</w:t>
      </w:r>
      <w:proofErr w:type="spell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photo_tovar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"Tovar"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id_tovar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112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4'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611CD1C" w14:textId="77777777" w:rsidR="008C5F5B" w:rsidRPr="008C5F5B" w:rsidRDefault="008C5F5B" w:rsidP="008C5F5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8C5F5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5. DJANGO SHELL </w:t>
      </w:r>
      <w:r w:rsidRPr="008C5F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КОМАНДЫ</w:t>
      </w:r>
    </w:p>
    <w:p w14:paraId="13F6653F" w14:textId="77777777" w:rsidR="008C5F5B" w:rsidRPr="008C5F5B" w:rsidRDefault="008C5F5B" w:rsidP="008C5F5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6E96CC98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Запуск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Django shell</w:t>
      </w:r>
    </w:p>
    <w:p w14:paraId="2A33D197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manage.py shell</w:t>
      </w:r>
    </w:p>
    <w:p w14:paraId="20FC56C3" w14:textId="77777777" w:rsidR="008C5F5B" w:rsidRPr="008C5F5B" w:rsidRDefault="008C5F5B" w:rsidP="008C5F5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8C5F5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Внутри</w:t>
      </w:r>
      <w:r w:rsidRPr="008C5F5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shell:</w:t>
      </w:r>
    </w:p>
    <w:p w14:paraId="0B994691" w14:textId="77777777" w:rsidR="008C5F5B" w:rsidRPr="008C5F5B" w:rsidRDefault="008C5F5B" w:rsidP="008C5F5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234E658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Импорт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моделей</w:t>
      </w:r>
    </w:p>
    <w:p w14:paraId="12758441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myapp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proofErr w:type="spellEnd"/>
      <w:proofErr w:type="gram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tovar</w:t>
      </w:r>
      <w:proofErr w:type="spell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zakaz</w:t>
      </w:r>
      <w:proofErr w:type="spell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punct</w:t>
      </w:r>
      <w:proofErr w:type="spellEnd"/>
    </w:p>
    <w:p w14:paraId="415F73A0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5E39BF1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Просмотр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всех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товаров</w:t>
      </w:r>
    </w:p>
    <w:p w14:paraId="07E225BA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products </w:t>
      </w:r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tovar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objects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all</w:t>
      </w:r>
      <w:proofErr w:type="spell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9CDF464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D254D10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id_tovar</w:t>
      </w:r>
      <w:proofErr w:type="spell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name_tovar</w:t>
      </w:r>
      <w:proofErr w:type="spell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B0A2325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EF33575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Количество записей</w:t>
      </w:r>
    </w:p>
    <w:p w14:paraId="43569C60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tovar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objects</w:t>
      </w:r>
      <w:proofErr w:type="gram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count</w:t>
      </w:r>
      <w:proofErr w:type="spell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6CB9E4AA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2864D23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Фильтрация</w:t>
      </w:r>
    </w:p>
    <w:p w14:paraId="654A0976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/>
          <w:color w:val="0F1115"/>
          <w:sz w:val="20"/>
          <w:lang w:val="en-US"/>
          <w:rPrChange w:id="26" w:author="Сергей Иванов" w:date="2026-06-11T01:09:00Z">
            <w:rPr>
              <w:rFonts w:ascii="Consolas" w:hAnsi="Consolas"/>
              <w:color w:val="0F1115"/>
              <w:sz w:val="20"/>
            </w:rPr>
          </w:rPrChange>
        </w:rPr>
      </w:pPr>
      <w:proofErr w:type="spellStart"/>
      <w:proofErr w:type="gramStart"/>
      <w:r w:rsidRPr="00687C41">
        <w:rPr>
          <w:rFonts w:ascii="Consolas" w:hAnsi="Consolas"/>
          <w:color w:val="0F1115"/>
          <w:sz w:val="20"/>
          <w:lang w:val="en-US"/>
          <w:rPrChange w:id="27" w:author="Сергей Иванов" w:date="2026-06-11T01:09:00Z">
            <w:rPr>
              <w:rFonts w:ascii="Consolas" w:hAnsi="Consolas"/>
              <w:color w:val="0F1115"/>
              <w:sz w:val="20"/>
            </w:rPr>
          </w:rPrChange>
        </w:rPr>
        <w:t>tovar</w:t>
      </w:r>
      <w:r w:rsidRPr="00687C41">
        <w:rPr>
          <w:rFonts w:ascii="Consolas" w:hAnsi="Consolas"/>
          <w:color w:val="383A42"/>
          <w:sz w:val="20"/>
          <w:lang w:val="en-US"/>
          <w:rPrChange w:id="28" w:author="Сергей Иванов" w:date="2026-06-11T01:09:00Z">
            <w:rPr>
              <w:rFonts w:ascii="Consolas" w:hAnsi="Consolas"/>
              <w:color w:val="383A42"/>
              <w:sz w:val="20"/>
            </w:rPr>
          </w:rPrChange>
        </w:rPr>
        <w:t>.</w:t>
      </w:r>
      <w:r w:rsidRPr="00687C41">
        <w:rPr>
          <w:rFonts w:ascii="Consolas" w:hAnsi="Consolas"/>
          <w:color w:val="0F1115"/>
          <w:sz w:val="20"/>
          <w:lang w:val="en-US"/>
          <w:rPrChange w:id="29" w:author="Сергей Иванов" w:date="2026-06-11T01:09:00Z">
            <w:rPr>
              <w:rFonts w:ascii="Consolas" w:hAnsi="Consolas"/>
              <w:color w:val="0F1115"/>
              <w:sz w:val="20"/>
            </w:rPr>
          </w:rPrChange>
        </w:rPr>
        <w:t>objects</w:t>
      </w:r>
      <w:proofErr w:type="gramEnd"/>
      <w:r w:rsidRPr="00687C41">
        <w:rPr>
          <w:rFonts w:ascii="Consolas" w:hAnsi="Consolas"/>
          <w:color w:val="383A42"/>
          <w:sz w:val="20"/>
          <w:lang w:val="en-US"/>
          <w:rPrChange w:id="30" w:author="Сергей Иванов" w:date="2026-06-11T01:09:00Z">
            <w:rPr>
              <w:rFonts w:ascii="Consolas" w:hAnsi="Consolas"/>
              <w:color w:val="383A42"/>
              <w:sz w:val="20"/>
            </w:rPr>
          </w:rPrChange>
        </w:rPr>
        <w:t>.</w:t>
      </w:r>
      <w:r w:rsidRPr="00687C41">
        <w:rPr>
          <w:rFonts w:ascii="Consolas" w:hAnsi="Consolas"/>
          <w:color w:val="50A14F"/>
          <w:sz w:val="20"/>
          <w:lang w:val="en-US"/>
          <w:rPrChange w:id="31" w:author="Сергей Иванов" w:date="2026-06-11T01:09:00Z">
            <w:rPr>
              <w:rFonts w:ascii="Consolas" w:hAnsi="Consolas"/>
              <w:color w:val="50A14F"/>
              <w:sz w:val="20"/>
            </w:rPr>
          </w:rPrChange>
        </w:rPr>
        <w:t>filter</w:t>
      </w:r>
      <w:proofErr w:type="spellEnd"/>
      <w:r w:rsidRPr="00687C41">
        <w:rPr>
          <w:rFonts w:ascii="Consolas" w:hAnsi="Consolas"/>
          <w:color w:val="383A42"/>
          <w:sz w:val="20"/>
          <w:lang w:val="en-US"/>
          <w:rPrChange w:id="32" w:author="Сергей Иванов" w:date="2026-06-11T01:09:00Z">
            <w:rPr>
              <w:rFonts w:ascii="Consolas" w:hAnsi="Consolas"/>
              <w:color w:val="383A42"/>
              <w:sz w:val="20"/>
            </w:rPr>
          </w:rPrChange>
        </w:rPr>
        <w:t>(</w:t>
      </w:r>
      <w:proofErr w:type="spellStart"/>
      <w:r w:rsidRPr="00687C41">
        <w:rPr>
          <w:rFonts w:ascii="Consolas" w:hAnsi="Consolas"/>
          <w:color w:val="0F1115"/>
          <w:sz w:val="20"/>
          <w:lang w:val="en-US"/>
          <w:rPrChange w:id="33" w:author="Сергей Иванов" w:date="2026-06-11T01:09:00Z">
            <w:rPr>
              <w:rFonts w:ascii="Consolas" w:hAnsi="Consolas"/>
              <w:color w:val="0F1115"/>
              <w:sz w:val="20"/>
            </w:rPr>
          </w:rPrChange>
        </w:rPr>
        <w:t>cat_tovar</w:t>
      </w:r>
      <w:proofErr w:type="spellEnd"/>
      <w:r w:rsidRPr="00687C41">
        <w:rPr>
          <w:rFonts w:ascii="Consolas" w:hAnsi="Consolas"/>
          <w:color w:val="4078F2"/>
          <w:sz w:val="20"/>
          <w:lang w:val="en-US"/>
          <w:rPrChange w:id="34" w:author="Сергей Иванов" w:date="2026-06-11T01:09:00Z">
            <w:rPr>
              <w:rFonts w:ascii="Consolas" w:hAnsi="Consolas"/>
              <w:color w:val="4078F2"/>
              <w:sz w:val="20"/>
            </w:rPr>
          </w:rPrChange>
        </w:rPr>
        <w:t>=</w:t>
      </w:r>
      <w:r w:rsidRPr="00687C41">
        <w:rPr>
          <w:rFonts w:ascii="Consolas" w:hAnsi="Consolas"/>
          <w:color w:val="50A14F"/>
          <w:sz w:val="20"/>
          <w:lang w:val="en-US"/>
          <w:rPrChange w:id="35" w:author="Сергей Иванов" w:date="2026-06-11T01:09:00Z">
            <w:rPr>
              <w:rFonts w:ascii="Consolas" w:hAnsi="Consolas"/>
              <w:color w:val="50A14F"/>
              <w:sz w:val="20"/>
            </w:rPr>
          </w:rPrChange>
        </w:rPr>
        <w:t>'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Женская</w:t>
      </w:r>
      <w:r w:rsidRPr="00687C41">
        <w:rPr>
          <w:rFonts w:ascii="Consolas" w:hAnsi="Consolas"/>
          <w:color w:val="50A14F"/>
          <w:sz w:val="20"/>
          <w:lang w:val="en-US"/>
          <w:rPrChange w:id="36" w:author="Сергей Иванов" w:date="2026-06-11T01:09:00Z">
            <w:rPr>
              <w:rFonts w:ascii="Consolas" w:hAnsi="Consolas"/>
              <w:color w:val="50A14F"/>
              <w:sz w:val="20"/>
            </w:rPr>
          </w:rPrChange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обувь</w:t>
      </w:r>
      <w:r w:rsidRPr="00687C41">
        <w:rPr>
          <w:rFonts w:ascii="Consolas" w:hAnsi="Consolas"/>
          <w:color w:val="50A14F"/>
          <w:sz w:val="20"/>
          <w:lang w:val="en-US"/>
          <w:rPrChange w:id="37" w:author="Сергей Иванов" w:date="2026-06-11T01:09:00Z">
            <w:rPr>
              <w:rFonts w:ascii="Consolas" w:hAnsi="Consolas"/>
              <w:color w:val="50A14F"/>
              <w:sz w:val="20"/>
            </w:rPr>
          </w:rPrChange>
        </w:rPr>
        <w:t>'</w:t>
      </w:r>
      <w:r w:rsidRPr="00687C41">
        <w:rPr>
          <w:rFonts w:ascii="Consolas" w:hAnsi="Consolas"/>
          <w:color w:val="383A42"/>
          <w:sz w:val="20"/>
          <w:lang w:val="en-US"/>
          <w:rPrChange w:id="38" w:author="Сергей Иванов" w:date="2026-06-11T01:09:00Z">
            <w:rPr>
              <w:rFonts w:ascii="Consolas" w:hAnsi="Consolas"/>
              <w:color w:val="383A42"/>
              <w:sz w:val="20"/>
            </w:rPr>
          </w:rPrChange>
        </w:rPr>
        <w:t>)</w:t>
      </w:r>
    </w:p>
    <w:p w14:paraId="6459D439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/>
          <w:color w:val="0F1115"/>
          <w:sz w:val="20"/>
          <w:lang w:val="en-US"/>
          <w:rPrChange w:id="39" w:author="Сергей Иванов" w:date="2026-06-11T01:09:00Z">
            <w:rPr>
              <w:rFonts w:ascii="Consolas" w:hAnsi="Consolas"/>
              <w:color w:val="0F1115"/>
              <w:sz w:val="20"/>
            </w:rPr>
          </w:rPrChange>
        </w:rPr>
      </w:pPr>
    </w:p>
    <w:p w14:paraId="652F7F2C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Получение одного объекта</w:t>
      </w:r>
    </w:p>
    <w:p w14:paraId="6A2EAD79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C5F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tovar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objects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</w:t>
      </w:r>
      <w:proofErr w:type="spell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id_tovar</w:t>
      </w:r>
      <w:proofErr w:type="spellEnd"/>
      <w:r w:rsidRPr="008C5F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'А112Т4'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BC1E9C7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</w:t>
      </w:r>
      <w:proofErr w:type="gram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_tovar</w:t>
      </w:r>
      <w:proofErr w:type="spell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9324391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8570E6F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Обновление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поля</w:t>
      </w:r>
    </w:p>
    <w:p w14:paraId="5ED17C6F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tovar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objects</w:t>
      </w:r>
      <w:proofErr w:type="gram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filter</w:t>
      </w:r>
      <w:proofErr w:type="spell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id_tovar</w:t>
      </w:r>
      <w:proofErr w:type="spellEnd"/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112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4'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photo_tovar</w:t>
      </w:r>
      <w:proofErr w:type="spellEnd"/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'1.jpg'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59F8C70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4DB5D8E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/>
          <w:color w:val="0F1115"/>
          <w:sz w:val="20"/>
          <w:lang w:val="en-US"/>
          <w:rPrChange w:id="40" w:author="Сергей Иванов" w:date="2026-06-11T01:09:00Z">
            <w:rPr>
              <w:rFonts w:ascii="Consolas" w:hAnsi="Consolas"/>
              <w:color w:val="0F1115"/>
              <w:sz w:val="20"/>
            </w:rPr>
          </w:rPrChange>
        </w:rPr>
      </w:pPr>
      <w:r w:rsidRPr="00687C41">
        <w:rPr>
          <w:rFonts w:ascii="Consolas" w:hAnsi="Consolas"/>
          <w:i/>
          <w:color w:val="A0A1A7"/>
          <w:sz w:val="20"/>
          <w:lang w:val="en-US"/>
          <w:rPrChange w:id="41" w:author="Сергей Иванов" w:date="2026-06-11T01:09:00Z">
            <w:rPr>
              <w:rFonts w:ascii="Consolas" w:hAnsi="Consolas"/>
              <w:i/>
              <w:color w:val="A0A1A7"/>
              <w:sz w:val="20"/>
            </w:rPr>
          </w:rPrChange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687C41">
        <w:rPr>
          <w:rFonts w:ascii="Consolas" w:hAnsi="Consolas"/>
          <w:i/>
          <w:color w:val="A0A1A7"/>
          <w:sz w:val="20"/>
          <w:lang w:val="en-US"/>
          <w:rPrChange w:id="42" w:author="Сергей Иванов" w:date="2026-06-11T01:09:00Z">
            <w:rPr>
              <w:rFonts w:ascii="Consolas" w:hAnsi="Consolas"/>
              <w:i/>
              <w:color w:val="A0A1A7"/>
              <w:sz w:val="20"/>
            </w:rPr>
          </w:rPrChange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новой</w:t>
      </w:r>
      <w:r w:rsidRPr="00687C41">
        <w:rPr>
          <w:rFonts w:ascii="Consolas" w:hAnsi="Consolas"/>
          <w:i/>
          <w:color w:val="A0A1A7"/>
          <w:sz w:val="20"/>
          <w:lang w:val="en-US"/>
          <w:rPrChange w:id="43" w:author="Сергей Иванов" w:date="2026-06-11T01:09:00Z">
            <w:rPr>
              <w:rFonts w:ascii="Consolas" w:hAnsi="Consolas"/>
              <w:i/>
              <w:color w:val="A0A1A7"/>
              <w:sz w:val="20"/>
            </w:rPr>
          </w:rPrChange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записи</w:t>
      </w:r>
    </w:p>
    <w:p w14:paraId="1EA10B9F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/>
          <w:color w:val="0F1115"/>
          <w:sz w:val="20"/>
          <w:lang w:val="en-US"/>
          <w:rPrChange w:id="44" w:author="Сергей Иванов" w:date="2026-06-11T01:09:00Z">
            <w:rPr>
              <w:rFonts w:ascii="Consolas" w:hAnsi="Consolas"/>
              <w:color w:val="0F1115"/>
              <w:sz w:val="20"/>
            </w:rPr>
          </w:rPrChange>
        </w:rPr>
      </w:pPr>
      <w:proofErr w:type="spellStart"/>
      <w:proofErr w:type="gramStart"/>
      <w:r w:rsidRPr="00687C41">
        <w:rPr>
          <w:rFonts w:ascii="Consolas" w:hAnsi="Consolas"/>
          <w:color w:val="0F1115"/>
          <w:sz w:val="20"/>
          <w:lang w:val="en-US"/>
          <w:rPrChange w:id="45" w:author="Сергей Иванов" w:date="2026-06-11T01:09:00Z">
            <w:rPr>
              <w:rFonts w:ascii="Consolas" w:hAnsi="Consolas"/>
              <w:color w:val="0F1115"/>
              <w:sz w:val="20"/>
            </w:rPr>
          </w:rPrChange>
        </w:rPr>
        <w:t>tovar</w:t>
      </w:r>
      <w:r w:rsidRPr="00687C41">
        <w:rPr>
          <w:rFonts w:ascii="Consolas" w:hAnsi="Consolas"/>
          <w:color w:val="383A42"/>
          <w:sz w:val="20"/>
          <w:lang w:val="en-US"/>
          <w:rPrChange w:id="46" w:author="Сергей Иванов" w:date="2026-06-11T01:09:00Z">
            <w:rPr>
              <w:rFonts w:ascii="Consolas" w:hAnsi="Consolas"/>
              <w:color w:val="383A42"/>
              <w:sz w:val="20"/>
            </w:rPr>
          </w:rPrChange>
        </w:rPr>
        <w:t>.</w:t>
      </w:r>
      <w:r w:rsidRPr="00687C41">
        <w:rPr>
          <w:rFonts w:ascii="Consolas" w:hAnsi="Consolas"/>
          <w:color w:val="0F1115"/>
          <w:sz w:val="20"/>
          <w:lang w:val="en-US"/>
          <w:rPrChange w:id="47" w:author="Сергей Иванов" w:date="2026-06-11T01:09:00Z">
            <w:rPr>
              <w:rFonts w:ascii="Consolas" w:hAnsi="Consolas"/>
              <w:color w:val="0F1115"/>
              <w:sz w:val="20"/>
            </w:rPr>
          </w:rPrChange>
        </w:rPr>
        <w:t>objects</w:t>
      </w:r>
      <w:proofErr w:type="gramEnd"/>
      <w:r w:rsidRPr="00687C41">
        <w:rPr>
          <w:rFonts w:ascii="Consolas" w:hAnsi="Consolas"/>
          <w:color w:val="383A42"/>
          <w:sz w:val="20"/>
          <w:lang w:val="en-US"/>
          <w:rPrChange w:id="48" w:author="Сергей Иванов" w:date="2026-06-11T01:09:00Z">
            <w:rPr>
              <w:rFonts w:ascii="Consolas" w:hAnsi="Consolas"/>
              <w:color w:val="383A42"/>
              <w:sz w:val="20"/>
            </w:rPr>
          </w:rPrChange>
        </w:rPr>
        <w:t>.</w:t>
      </w:r>
      <w:r w:rsidRPr="00687C41">
        <w:rPr>
          <w:rFonts w:ascii="Consolas" w:hAnsi="Consolas"/>
          <w:color w:val="0F1115"/>
          <w:sz w:val="20"/>
          <w:lang w:val="en-US"/>
          <w:rPrChange w:id="49" w:author="Сергей Иванов" w:date="2026-06-11T01:09:00Z">
            <w:rPr>
              <w:rFonts w:ascii="Consolas" w:hAnsi="Consolas"/>
              <w:color w:val="0F1115"/>
              <w:sz w:val="20"/>
            </w:rPr>
          </w:rPrChange>
        </w:rPr>
        <w:t>create</w:t>
      </w:r>
      <w:proofErr w:type="spellEnd"/>
      <w:r w:rsidRPr="00687C41">
        <w:rPr>
          <w:rFonts w:ascii="Consolas" w:hAnsi="Consolas"/>
          <w:color w:val="383A42"/>
          <w:sz w:val="20"/>
          <w:lang w:val="en-US"/>
          <w:rPrChange w:id="50" w:author="Сергей Иванов" w:date="2026-06-11T01:09:00Z">
            <w:rPr>
              <w:rFonts w:ascii="Consolas" w:hAnsi="Consolas"/>
              <w:color w:val="383A42"/>
              <w:sz w:val="20"/>
            </w:rPr>
          </w:rPrChange>
        </w:rPr>
        <w:t>(</w:t>
      </w:r>
    </w:p>
    <w:p w14:paraId="23479021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7C41">
        <w:rPr>
          <w:rFonts w:ascii="Consolas" w:hAnsi="Consolas"/>
          <w:color w:val="0F1115"/>
          <w:sz w:val="20"/>
          <w:lang w:val="en-US"/>
          <w:rPrChange w:id="51" w:author="Сергей Иванов" w:date="2026-06-11T01:09:00Z">
            <w:rPr>
              <w:rFonts w:ascii="Consolas" w:hAnsi="Consolas"/>
              <w:color w:val="0F1115"/>
              <w:sz w:val="20"/>
            </w:rPr>
          </w:rPrChange>
        </w:rPr>
        <w:t xml:space="preserve">   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id_tovar</w:t>
      </w:r>
      <w:proofErr w:type="spellEnd"/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'NEW001'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B7112C4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name_tovar</w:t>
      </w:r>
      <w:proofErr w:type="spellEnd"/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Новые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ботинки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BE99557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price_tovar</w:t>
      </w:r>
      <w:proofErr w:type="spellEnd"/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C5F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5000</w:t>
      </w:r>
    </w:p>
    <w:p w14:paraId="1B12DD8F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DCA7E35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C588721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Удаление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записи</w:t>
      </w:r>
    </w:p>
    <w:p w14:paraId="0B44C898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tovar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objects</w:t>
      </w:r>
      <w:proofErr w:type="gram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filter</w:t>
      </w:r>
      <w:proofErr w:type="spell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id_tovar</w:t>
      </w:r>
      <w:proofErr w:type="spellEnd"/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'NEW001'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8D02D42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565261B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Проверка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типа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поля</w:t>
      </w:r>
    </w:p>
    <w:p w14:paraId="64738737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type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</w:t>
      </w:r>
      <w:proofErr w:type="gram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_tovar</w:t>
      </w:r>
      <w:proofErr w:type="spell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3F1725AB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60CDF0B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Очистка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кэша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Django</w:t>
      </w:r>
    </w:p>
    <w:p w14:paraId="66D5A59A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django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</w:t>
      </w:r>
      <w:proofErr w:type="gram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cache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cache</w:t>
      </w:r>
    </w:p>
    <w:p w14:paraId="2D3EE17C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cache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clear</w:t>
      </w:r>
      <w:proofErr w:type="spellEnd"/>
      <w:proofErr w:type="gram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605D1209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D89C1C0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Сброс соединения с БД</w:t>
      </w:r>
    </w:p>
    <w:p w14:paraId="58DAE4D3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django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connection</w:t>
      </w:r>
    </w:p>
    <w:p w14:paraId="60895914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02B39B9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5521F6F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Raw SQL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запрос</w:t>
      </w:r>
    </w:p>
    <w:p w14:paraId="1A8CCC21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django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connection</w:t>
      </w:r>
    </w:p>
    <w:p w14:paraId="267FC98F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cursor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F6435F0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'SELECT </w:t>
      </w:r>
      <w:proofErr w:type="spellStart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id_tovar</w:t>
      </w:r>
      <w:proofErr w:type="spell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proofErr w:type="spellStart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photo_tovar</w:t>
      </w:r>
      <w:proofErr w:type="spell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FROM "Tovar" LIMIT 5;'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275FA81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spellEnd"/>
      <w:proofErr w:type="gram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5317D0D3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8C5F5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</w:t>
      </w:r>
      <w:proofErr w:type="spell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3B2FDB3" w14:textId="77777777" w:rsidR="008C5F5B" w:rsidRPr="008C5F5B" w:rsidRDefault="008C5F5B" w:rsidP="008C5F5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C5F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ПРОВЕРКА СТАТИЧЕСКИХ ФАЙЛОВ</w:t>
      </w:r>
    </w:p>
    <w:p w14:paraId="14BBAE12" w14:textId="77777777" w:rsidR="008C5F5B" w:rsidRPr="008C5F5B" w:rsidRDefault="008C5F5B" w:rsidP="008C5F5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8C5F5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F11AD8B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Проверка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существования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папки</w:t>
      </w:r>
    </w:p>
    <w:p w14:paraId="643BB8DC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Test-Path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"C:\Users\pro\PycharmProjects\demo\static\img"</w:t>
      </w:r>
    </w:p>
    <w:p w14:paraId="622FCA6E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E75B720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Просмотр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файлов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папке</w:t>
      </w:r>
    </w:p>
    <w:p w14:paraId="64FF264E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Get-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ChildItem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"C:\Users\pro\PycharmProjects\demo\static\img"</w:t>
      </w:r>
    </w:p>
    <w:p w14:paraId="2B6D7CD1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25A28C8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Копирование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файлов</w:t>
      </w:r>
    </w:p>
    <w:p w14:paraId="77DB45BD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Copy-Item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"source\*.jpg"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-Destination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"static\</w:t>
      </w:r>
      <w:proofErr w:type="spellStart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img</w:t>
      </w:r>
      <w:proofErr w:type="spell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\"</w:t>
      </w:r>
    </w:p>
    <w:p w14:paraId="320F4FA2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06EC9F4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Создание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папки</w:t>
      </w:r>
    </w:p>
    <w:p w14:paraId="05464FCA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New-Item -ItemType Directory -Force -Path "static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</w:p>
    <w:p w14:paraId="756FAA0F" w14:textId="77777777" w:rsidR="008C5F5B" w:rsidRPr="008C5F5B" w:rsidRDefault="008C5F5B" w:rsidP="008C5F5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8C5F5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7. </w:t>
      </w:r>
      <w:r w:rsidRPr="008C5F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ИМПОРТ</w:t>
      </w:r>
      <w:r w:rsidRPr="008C5F5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8C5F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ДАННЫХ</w:t>
      </w:r>
      <w:r w:rsidRPr="008C5F5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8C5F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ИЗ</w:t>
      </w:r>
      <w:r w:rsidRPr="008C5F5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EXCEL</w:t>
      </w:r>
    </w:p>
    <w:p w14:paraId="57DBEBB2" w14:textId="77777777" w:rsidR="008C5F5B" w:rsidRPr="008C5F5B" w:rsidRDefault="008C5F5B" w:rsidP="008C5F5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AEDFB62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import_data.py</w:t>
      </w:r>
    </w:p>
    <w:p w14:paraId="06D1B1C7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proofErr w:type="spellEnd"/>
    </w:p>
    <w:p w14:paraId="359DC43C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django</w:t>
      </w:r>
      <w:proofErr w:type="spellEnd"/>
    </w:p>
    <w:p w14:paraId="007DFA55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pandas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pd</w:t>
      </w:r>
    </w:p>
    <w:p w14:paraId="7BF93BC2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3767A1D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environ</w:t>
      </w:r>
      <w:proofErr w:type="gram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setdefault</w:t>
      </w:r>
      <w:proofErr w:type="spell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'DJANGO_SETTINGS_MODULE'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myproject.settings</w:t>
      </w:r>
      <w:proofErr w:type="spell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3377A7D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django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setup</w:t>
      </w:r>
      <w:proofErr w:type="spellEnd"/>
      <w:proofErr w:type="gram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262B99E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077C2AF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myapp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proofErr w:type="spellEnd"/>
      <w:proofErr w:type="gram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tovar</w:t>
      </w:r>
      <w:proofErr w:type="spellEnd"/>
    </w:p>
    <w:p w14:paraId="7D7476B5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7FAF45D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Импорт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товаров</w:t>
      </w:r>
    </w:p>
    <w:p w14:paraId="717D824D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df </w:t>
      </w:r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pd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read</w:t>
      </w:r>
      <w:proofErr w:type="gram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_excel</w:t>
      </w:r>
      <w:proofErr w:type="spell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'Tovar.xlsx'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6FCC12D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df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iterrows</w:t>
      </w:r>
      <w:proofErr w:type="spellEnd"/>
      <w:proofErr w:type="gram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598BC944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tovar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objects</w:t>
      </w:r>
      <w:proofErr w:type="gram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update_or_create</w:t>
      </w:r>
      <w:proofErr w:type="spell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62B52186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id_tovar</w:t>
      </w:r>
      <w:proofErr w:type="spellEnd"/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id_tovar</w:t>
      </w:r>
      <w:proofErr w:type="spell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]),</w:t>
      </w:r>
    </w:p>
    <w:p w14:paraId="59D3FA21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defaults</w:t>
      </w:r>
      <w:proofErr w:type="gramStart"/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gramEnd"/>
    </w:p>
    <w:p w14:paraId="342FA5C5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name</w:t>
      </w:r>
      <w:proofErr w:type="gram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_tovar</w:t>
      </w:r>
      <w:proofErr w:type="spell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name_tovar</w:t>
      </w:r>
      <w:proofErr w:type="spell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]),</w:t>
      </w:r>
    </w:p>
    <w:p w14:paraId="22F751FB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price</w:t>
      </w:r>
      <w:proofErr w:type="gram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_tovar</w:t>
      </w:r>
      <w:proofErr w:type="spell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price_tovar</w:t>
      </w:r>
      <w:proofErr w:type="spell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]),</w:t>
      </w:r>
    </w:p>
    <w:p w14:paraId="0510D4BE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cat</w:t>
      </w:r>
      <w:proofErr w:type="gram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_tovar</w:t>
      </w:r>
      <w:proofErr w:type="spell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cat_tovar</w:t>
      </w:r>
      <w:proofErr w:type="spell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]),</w:t>
      </w:r>
    </w:p>
    <w:p w14:paraId="71BE263B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skidka</w:t>
      </w:r>
      <w:proofErr w:type="gram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_tovar</w:t>
      </w:r>
      <w:proofErr w:type="spell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skidka_tovar</w:t>
      </w:r>
      <w:proofErr w:type="spell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]),</w:t>
      </w:r>
    </w:p>
    <w:p w14:paraId="26CDA1E4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amount</w:t>
      </w:r>
      <w:proofErr w:type="gram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_tovar</w:t>
      </w:r>
      <w:proofErr w:type="spell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amount_tovar</w:t>
      </w:r>
      <w:proofErr w:type="spell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]),</w:t>
      </w:r>
    </w:p>
    <w:p w14:paraId="39C8766E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photo</w:t>
      </w:r>
      <w:proofErr w:type="gram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_tovar</w:t>
      </w:r>
      <w:proofErr w:type="spell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8C5F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.jpg"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 </w:t>
      </w:r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5A742231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4508F8A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9F5D87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Импортировано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tovar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objects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</w:t>
      </w:r>
      <w:proofErr w:type="spell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()}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9D3C6F5" w14:textId="77777777" w:rsidR="008C5F5B" w:rsidRPr="008C5F5B" w:rsidRDefault="008C5F5B" w:rsidP="008C5F5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C5F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 ПРОВЕРКА СТРУКТУРЫ ПРОЕКТА</w:t>
      </w:r>
    </w:p>
    <w:p w14:paraId="3C846059" w14:textId="77777777" w:rsidR="008C5F5B" w:rsidRPr="008C5F5B" w:rsidRDefault="008C5F5B" w:rsidP="008C5F5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8C5F5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D710AC7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Просмотр структуры папок</w:t>
      </w:r>
    </w:p>
    <w:p w14:paraId="34B742F8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tree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/F</w:t>
      </w:r>
    </w:p>
    <w:p w14:paraId="7590F34A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4D25DDC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Просмотр только папок</w:t>
      </w:r>
    </w:p>
    <w:p w14:paraId="2567A40E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C5F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dir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/AD /B</w:t>
      </w:r>
    </w:p>
    <w:p w14:paraId="140D6C7A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207516B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Поиск файла</w:t>
      </w:r>
    </w:p>
    <w:p w14:paraId="4DCB728D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C5F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dir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/s *.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</w:t>
      </w:r>
      <w:proofErr w:type="spellEnd"/>
    </w:p>
    <w:p w14:paraId="10F66EA8" w14:textId="77777777" w:rsidR="008C5F5B" w:rsidRPr="008C5F5B" w:rsidRDefault="008C5F5B" w:rsidP="008C5F5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C5F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9. ОТЛАДКА ОШИБОК</w:t>
      </w:r>
    </w:p>
    <w:p w14:paraId="58FFD7EE" w14:textId="77777777" w:rsidR="008C5F5B" w:rsidRPr="008C5F5B" w:rsidRDefault="008C5F5B" w:rsidP="008C5F5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8C5F5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A0BA870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Просмотр выполненного SQL запроса</w:t>
      </w:r>
    </w:p>
    <w:p w14:paraId="5C49CEDE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C5F5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django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connection</w:t>
      </w:r>
      <w:proofErr w:type="spellEnd"/>
    </w:p>
    <w:p w14:paraId="1691EFFF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queries</w:t>
      </w:r>
      <w:proofErr w:type="spellEnd"/>
      <w:proofErr w:type="gram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8C5F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sql</w:t>
      </w:r>
      <w:proofErr w:type="spell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77B0B8D7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AFFA94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Проверка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подключения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БД</w:t>
      </w:r>
    </w:p>
    <w:p w14:paraId="672CDDF3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django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connection</w:t>
      </w:r>
    </w:p>
    <w:p w14:paraId="3F4B997B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cursor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24BD43B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</w:t>
      </w:r>
      <w:proofErr w:type="spellStart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current_database</w:t>
      </w:r>
      <w:proofErr w:type="spell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();"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219BF63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C5F5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proofErr w:type="gram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fetchone</w:t>
      </w:r>
      <w:proofErr w:type="spellEnd"/>
      <w:proofErr w:type="gram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()[</w:t>
      </w:r>
      <w:r w:rsidRPr="008C5F5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70D01EA4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B346612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существования таблицы</w:t>
      </w:r>
    </w:p>
    <w:p w14:paraId="243CC158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with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cursor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9D209BC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EXISTS (SELECT FROM </w:t>
      </w:r>
      <w:proofErr w:type="spellStart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information_schema.tables</w:t>
      </w:r>
      <w:proofErr w:type="spell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</w:t>
      </w:r>
      <w:proofErr w:type="spellStart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table_name</w:t>
      </w:r>
      <w:proofErr w:type="spell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='Tovar');"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9CC570D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C5F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proofErr w:type="spellEnd"/>
      <w:proofErr w:type="gram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()[</w:t>
      </w:r>
      <w:r w:rsidRPr="008C5F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4F345AD3" w14:textId="77777777" w:rsidR="008C5F5B" w:rsidRPr="008C5F5B" w:rsidRDefault="008C5F5B" w:rsidP="008C5F5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8C5F5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10. </w:t>
      </w:r>
      <w:r w:rsidRPr="008C5F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ПОЛЕЗНЫЕ</w:t>
      </w:r>
      <w:r w:rsidRPr="008C5F5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8C5F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КОМАНДЫ</w:t>
      </w:r>
      <w:r w:rsidRPr="008C5F5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POWSERSHELL</w:t>
      </w:r>
    </w:p>
    <w:p w14:paraId="268D26F9" w14:textId="77777777" w:rsidR="008C5F5B" w:rsidRPr="008C5F5B" w:rsidRDefault="008C5F5B" w:rsidP="008C5F5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101CDB87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Перейти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папку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проекта</w:t>
      </w:r>
    </w:p>
    <w:p w14:paraId="3E1E7EF1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C: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PycharmProjects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demo</w:t>
      </w:r>
    </w:p>
    <w:p w14:paraId="32F8C688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CE5273A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Активировать окружение</w:t>
      </w:r>
    </w:p>
    <w:p w14:paraId="4E1E8B0D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venv</w:t>
      </w:r>
      <w:proofErr w:type="spellEnd"/>
      <w:proofErr w:type="gram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\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Scripts</w:t>
      </w:r>
      <w:proofErr w:type="spell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\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activate</w:t>
      </w:r>
      <w:proofErr w:type="spellEnd"/>
    </w:p>
    <w:p w14:paraId="04C9474B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8C0CC5B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Показать все переменные окружения</w:t>
      </w:r>
    </w:p>
    <w:p w14:paraId="576C9D2B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/>
          <w:color w:val="0F1115"/>
          <w:sz w:val="20"/>
          <w:rPrChange w:id="52" w:author="Сергей Иванов" w:date="2026-06-11T01:09:00Z">
            <w:rPr>
              <w:rFonts w:ascii="Consolas" w:hAnsi="Consolas"/>
              <w:color w:val="0F1115"/>
              <w:sz w:val="20"/>
              <w:lang w:val="en-US"/>
            </w:rPr>
          </w:rPrChange>
        </w:rPr>
      </w:pPr>
      <w:proofErr w:type="spellStart"/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dir</w:t>
      </w:r>
      <w:proofErr w:type="spellEnd"/>
      <w:r w:rsidRPr="00687C41">
        <w:rPr>
          <w:rFonts w:ascii="Consolas" w:hAnsi="Consolas"/>
          <w:color w:val="0F1115"/>
          <w:sz w:val="20"/>
          <w:rPrChange w:id="53" w:author="Сергей Иванов" w:date="2026-06-11T01:09:00Z">
            <w:rPr>
              <w:rFonts w:ascii="Consolas" w:hAnsi="Consolas"/>
              <w:color w:val="0F1115"/>
              <w:sz w:val="20"/>
              <w:lang w:val="en-US"/>
            </w:rPr>
          </w:rPrChange>
        </w:rPr>
        <w:t xml:space="preserve"> 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env</w:t>
      </w:r>
      <w:r w:rsidRPr="00687C41">
        <w:rPr>
          <w:rFonts w:ascii="Consolas" w:hAnsi="Consolas"/>
          <w:color w:val="0F1115"/>
          <w:sz w:val="20"/>
          <w:rPrChange w:id="54" w:author="Сергей Иванов" w:date="2026-06-11T01:09:00Z">
            <w:rPr>
              <w:rFonts w:ascii="Consolas" w:hAnsi="Consolas"/>
              <w:color w:val="0F1115"/>
              <w:sz w:val="20"/>
              <w:lang w:val="en-US"/>
            </w:rPr>
          </w:rPrChange>
        </w:rPr>
        <w:t>:</w:t>
      </w:r>
    </w:p>
    <w:p w14:paraId="7CD659DA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/>
          <w:color w:val="0F1115"/>
          <w:sz w:val="20"/>
          <w:rPrChange w:id="55" w:author="Сергей Иванов" w:date="2026-06-11T01:09:00Z">
            <w:rPr>
              <w:rFonts w:ascii="Consolas" w:hAnsi="Consolas"/>
              <w:color w:val="0F1115"/>
              <w:sz w:val="20"/>
              <w:lang w:val="en-US"/>
            </w:rPr>
          </w:rPrChange>
        </w:rPr>
      </w:pPr>
    </w:p>
    <w:p w14:paraId="4641FB3A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/>
          <w:color w:val="0F1115"/>
          <w:sz w:val="20"/>
          <w:rPrChange w:id="56" w:author="Сергей Иванов" w:date="2026-06-11T01:09:00Z">
            <w:rPr>
              <w:rFonts w:ascii="Consolas" w:hAnsi="Consolas"/>
              <w:color w:val="0F1115"/>
              <w:sz w:val="20"/>
              <w:lang w:val="en-US"/>
            </w:rPr>
          </w:rPrChange>
        </w:rPr>
      </w:pPr>
      <w:r w:rsidRPr="00687C41">
        <w:rPr>
          <w:rFonts w:ascii="Consolas" w:hAnsi="Consolas"/>
          <w:i/>
          <w:color w:val="A0A1A7"/>
          <w:sz w:val="20"/>
          <w:rPrChange w:id="57" w:author="Сергей Иванов" w:date="2026-06-11T01:09:00Z">
            <w:rPr>
              <w:rFonts w:ascii="Consolas" w:hAnsi="Consolas"/>
              <w:i/>
              <w:color w:val="A0A1A7"/>
              <w:sz w:val="20"/>
              <w:lang w:val="en-US"/>
            </w:rPr>
          </w:rPrChange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Показать</w:t>
      </w:r>
      <w:r w:rsidRPr="00687C41">
        <w:rPr>
          <w:rFonts w:ascii="Consolas" w:hAnsi="Consolas"/>
          <w:i/>
          <w:color w:val="A0A1A7"/>
          <w:sz w:val="20"/>
          <w:rPrChange w:id="58" w:author="Сергей Иванов" w:date="2026-06-11T01:09:00Z">
            <w:rPr>
              <w:rFonts w:ascii="Consolas" w:hAnsi="Consolas"/>
              <w:i/>
              <w:color w:val="A0A1A7"/>
              <w:sz w:val="20"/>
              <w:lang w:val="en-US"/>
            </w:rPr>
          </w:rPrChange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PATH</w:t>
      </w:r>
    </w:p>
    <w:p w14:paraId="6C4FC3CC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/>
          <w:color w:val="0F1115"/>
          <w:sz w:val="20"/>
          <w:rPrChange w:id="59" w:author="Сергей Иванов" w:date="2026-06-11T01:09:00Z">
            <w:rPr>
              <w:rFonts w:ascii="Consolas" w:hAnsi="Consolas"/>
              <w:color w:val="0F1115"/>
              <w:sz w:val="20"/>
              <w:lang w:val="en-US"/>
            </w:rPr>
          </w:rPrChange>
        </w:rPr>
      </w:pPr>
      <w:r w:rsidRPr="00687C41">
        <w:rPr>
          <w:rFonts w:ascii="Consolas" w:hAnsi="Consolas"/>
          <w:color w:val="4078F2"/>
          <w:sz w:val="20"/>
          <w:rPrChange w:id="60" w:author="Сергей Иванов" w:date="2026-06-11T01:09:00Z">
            <w:rPr>
              <w:rFonts w:ascii="Consolas" w:hAnsi="Consolas"/>
              <w:color w:val="4078F2"/>
              <w:sz w:val="20"/>
              <w:lang w:val="en-US"/>
            </w:rPr>
          </w:rPrChange>
        </w:rPr>
        <w:t>$</w:t>
      </w:r>
      <w:proofErr w:type="gramStart"/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env</w:t>
      </w:r>
      <w:r w:rsidRPr="00687C41">
        <w:rPr>
          <w:rFonts w:ascii="Consolas" w:hAnsi="Consolas"/>
          <w:color w:val="50A14F"/>
          <w:sz w:val="20"/>
          <w:rPrChange w:id="61" w:author="Сергей Иванов" w:date="2026-06-11T01:09:00Z">
            <w:rPr>
              <w:rFonts w:ascii="Consolas" w:hAnsi="Consolas"/>
              <w:color w:val="50A14F"/>
              <w:sz w:val="20"/>
              <w:lang w:val="en-US"/>
            </w:rPr>
          </w:rPrChange>
        </w:rPr>
        <w:t>:</w:t>
      </w:r>
      <w:r w:rsidRPr="008C5F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PATH</w:t>
      </w:r>
      <w:proofErr w:type="gramEnd"/>
      <w:r w:rsidRPr="00687C41">
        <w:rPr>
          <w:rFonts w:ascii="Consolas" w:hAnsi="Consolas"/>
          <w:color w:val="0F1115"/>
          <w:sz w:val="20"/>
          <w:rPrChange w:id="62" w:author="Сергей Иванов" w:date="2026-06-11T01:09:00Z">
            <w:rPr>
              <w:rFonts w:ascii="Consolas" w:hAnsi="Consolas"/>
              <w:color w:val="0F1115"/>
              <w:sz w:val="20"/>
              <w:lang w:val="en-US"/>
            </w:rPr>
          </w:rPrChange>
        </w:rPr>
        <w:t xml:space="preserve"> </w:t>
      </w:r>
      <w:r w:rsidRPr="00687C41">
        <w:rPr>
          <w:rFonts w:ascii="Consolas" w:hAnsi="Consolas"/>
          <w:color w:val="4078F2"/>
          <w:sz w:val="20"/>
          <w:rPrChange w:id="63" w:author="Сергей Иванов" w:date="2026-06-11T01:09:00Z">
            <w:rPr>
              <w:rFonts w:ascii="Consolas" w:hAnsi="Consolas"/>
              <w:color w:val="4078F2"/>
              <w:sz w:val="20"/>
              <w:lang w:val="en-US"/>
            </w:rPr>
          </w:rPrChange>
        </w:rPr>
        <w:t>-</w:t>
      </w:r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split</w:t>
      </w:r>
      <w:r w:rsidRPr="00687C41">
        <w:rPr>
          <w:rFonts w:ascii="Consolas" w:hAnsi="Consolas"/>
          <w:color w:val="0F1115"/>
          <w:sz w:val="20"/>
          <w:rPrChange w:id="64" w:author="Сергей Иванов" w:date="2026-06-11T01:09:00Z">
            <w:rPr>
              <w:rFonts w:ascii="Consolas" w:hAnsi="Consolas"/>
              <w:color w:val="0F1115"/>
              <w:sz w:val="20"/>
              <w:lang w:val="en-US"/>
            </w:rPr>
          </w:rPrChange>
        </w:rPr>
        <w:t xml:space="preserve"> </w:t>
      </w:r>
      <w:r w:rsidRPr="00687C41">
        <w:rPr>
          <w:rFonts w:ascii="Consolas" w:hAnsi="Consolas"/>
          <w:color w:val="50A14F"/>
          <w:sz w:val="20"/>
          <w:rPrChange w:id="65" w:author="Сергей Иванов" w:date="2026-06-11T01:09:00Z">
            <w:rPr>
              <w:rFonts w:ascii="Consolas" w:hAnsi="Consolas"/>
              <w:color w:val="50A14F"/>
              <w:sz w:val="20"/>
              <w:lang w:val="en-US"/>
            </w:rPr>
          </w:rPrChange>
        </w:rPr>
        <w:t>';'</w:t>
      </w:r>
    </w:p>
    <w:p w14:paraId="4B17603F" w14:textId="77777777" w:rsidR="008C5F5B" w:rsidRPr="00687C41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/>
          <w:color w:val="0F1115"/>
          <w:sz w:val="20"/>
          <w:rPrChange w:id="66" w:author="Сергей Иванов" w:date="2026-06-11T01:09:00Z">
            <w:rPr>
              <w:rFonts w:ascii="Consolas" w:hAnsi="Consolas"/>
              <w:color w:val="0F1115"/>
              <w:sz w:val="20"/>
              <w:lang w:val="en-US"/>
            </w:rPr>
          </w:rPrChange>
        </w:rPr>
      </w:pPr>
    </w:p>
    <w:p w14:paraId="5AD42388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Добавить путь в PATH для сессии</w:t>
      </w:r>
    </w:p>
    <w:p w14:paraId="1763FFA9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proofErr w:type="gramStart"/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env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</w:t>
      </w:r>
      <w:r w:rsidRPr="008C5F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PATH</w:t>
      </w:r>
      <w:proofErr w:type="spellEnd"/>
      <w:proofErr w:type="gram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";C:\Program Files\PostgreSQL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\1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8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\b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in"</w:t>
      </w:r>
    </w:p>
    <w:p w14:paraId="7253B568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0634DC5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Проверить порт 8000</w:t>
      </w:r>
    </w:p>
    <w:p w14:paraId="4CAB4320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C5F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netstat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C5F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proofErr w:type="spellStart"/>
      <w:r w:rsidRPr="008C5F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ano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C5F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findstr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:8000</w:t>
      </w:r>
    </w:p>
    <w:p w14:paraId="613B042E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01C4595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Убить процесс на порту (PID из предыдущей команды)</w:t>
      </w:r>
    </w:p>
    <w:p w14:paraId="47A63C0C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taskkill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/PID </w:t>
      </w:r>
      <w:r w:rsidRPr="008C5F5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12345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/F</w:t>
      </w:r>
    </w:p>
    <w:p w14:paraId="4F5A66CF" w14:textId="77777777" w:rsidR="008C5F5B" w:rsidRPr="008C5F5B" w:rsidRDefault="008C5F5B" w:rsidP="008C5F5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C5F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11. ПОЛЕЗНЫЕ ССЫЛКИ В БРАУЗЕРЕ</w:t>
      </w:r>
    </w:p>
    <w:p w14:paraId="5A26F3DB" w14:textId="77777777" w:rsidR="008C5F5B" w:rsidRPr="008C5F5B" w:rsidRDefault="008C5F5B" w:rsidP="008C5F5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8C5F5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365FE8A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Главная страница</w:t>
      </w:r>
    </w:p>
    <w:p w14:paraId="1AE2AFC7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http://127.0.0.1:8000/</w:t>
      </w:r>
    </w:p>
    <w:p w14:paraId="057E2F40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4E76871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Страница входа</w:t>
      </w:r>
    </w:p>
    <w:p w14:paraId="4C9E87C0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http://127.0.0.1:8000/login/</w:t>
      </w:r>
    </w:p>
    <w:p w14:paraId="78CA9C46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FDA2D3B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Админ-панель</w:t>
      </w:r>
    </w:p>
    <w:p w14:paraId="4005F764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http://127.0.0.1:8000/admin/</w:t>
      </w:r>
    </w:p>
    <w:p w14:paraId="3FF091B1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B120F64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Проверка статического файла</w:t>
      </w:r>
    </w:p>
    <w:p w14:paraId="4EE52BDF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http://127.0.0.1:8000/static/img/1.jpg</w:t>
      </w:r>
    </w:p>
    <w:p w14:paraId="48D0DADC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F690364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# Очистка кэша браузера -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Ctrl+Shift+R</w:t>
      </w:r>
      <w:proofErr w:type="spellEnd"/>
    </w:p>
    <w:p w14:paraId="4AB3C228" w14:textId="77777777" w:rsidR="008C5F5B" w:rsidRPr="008C5F5B" w:rsidRDefault="008C5F5B" w:rsidP="008C5F5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C5F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12. БЫСТРОЕ РЕШЕНИЕ ЧАСТЫХ ПРОБЛЕМ</w:t>
      </w:r>
    </w:p>
    <w:p w14:paraId="6D2C6686" w14:textId="77777777" w:rsidR="008C5F5B" w:rsidRPr="008C5F5B" w:rsidRDefault="008C5F5B" w:rsidP="008C5F5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8C5F5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B661565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Проблема: таблица не найдена</w:t>
      </w:r>
    </w:p>
    <w:p w14:paraId="764FA120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Решение: в models.py указать правильное имя таблицы</w:t>
      </w:r>
    </w:p>
    <w:p w14:paraId="67E535DE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C5F5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Meta</w:t>
      </w:r>
      <w:proofErr w:type="spell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5F507F8E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db_table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C5F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'"</w:t>
      </w:r>
      <w:proofErr w:type="spellStart"/>
      <w:r w:rsidRPr="008C5F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Tovar</w:t>
      </w:r>
      <w:proofErr w:type="spell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Start"/>
      <w:r w:rsidRPr="008C5F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 кавычками для учета регистра</w:t>
      </w:r>
    </w:p>
    <w:p w14:paraId="2E3A58BB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F6AD83A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Проблема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memory object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photo_tovar</w:t>
      </w:r>
      <w:proofErr w:type="spellEnd"/>
    </w:p>
    <w:p w14:paraId="10F5D7D4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Решение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изменить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тип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поля</w:t>
      </w:r>
    </w:p>
    <w:p w14:paraId="4265A0AE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ALTER TABLE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"Tovar"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ALTER COLUMN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photo_tovar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TYPE text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FD203AF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6E42D8F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Проблема: 404 на статику</w:t>
      </w:r>
    </w:p>
    <w:p w14:paraId="3AB4B0C0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Решение: проверить settings.py</w:t>
      </w:r>
    </w:p>
    <w:p w14:paraId="40ED7B82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STATIC_URL </w:t>
      </w:r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'/static/'</w:t>
      </w:r>
    </w:p>
    <w:p w14:paraId="71A8082F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STATICFILES_DIRS </w:t>
      </w:r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BASE_DIR </w:t>
      </w:r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'static'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64EEABC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C900B49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Проблема: </w:t>
      </w:r>
      <w:proofErr w:type="spellStart"/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csrf</w:t>
      </w:r>
      <w:proofErr w:type="spellEnd"/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token</w:t>
      </w:r>
      <w:proofErr w:type="spellEnd"/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missing</w:t>
      </w:r>
      <w:proofErr w:type="spellEnd"/>
    </w:p>
    <w:p w14:paraId="2D0DB2F5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Решение: добавить в форму {% </w:t>
      </w:r>
      <w:proofErr w:type="spellStart"/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csrf_token</w:t>
      </w:r>
      <w:proofErr w:type="spellEnd"/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%}</w:t>
      </w:r>
    </w:p>
    <w:p w14:paraId="019726C4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EB6E4CD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Проблема: </w:t>
      </w:r>
      <w:proofErr w:type="spellStart"/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NoReverseMatch</w:t>
      </w:r>
      <w:proofErr w:type="spellEnd"/>
    </w:p>
    <w:p w14:paraId="69745DC5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Решение: проверить имена URL в urls.py и в шаблонах</w:t>
      </w:r>
    </w:p>
    <w:p w14:paraId="303E36FB" w14:textId="77777777" w:rsidR="008C5F5B" w:rsidRPr="008C5F5B" w:rsidRDefault="008C5F5B" w:rsidP="008C5F5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C5F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13. КОМАНДЫ ДЛЯ ОЧИСТКИ И СБРОСА</w:t>
      </w:r>
    </w:p>
    <w:p w14:paraId="5DD00643" w14:textId="77777777" w:rsidR="008C5F5B" w:rsidRPr="008C5F5B" w:rsidRDefault="008C5F5B" w:rsidP="008C5F5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8C5F5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08D1255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Удаление файлов миграций</w:t>
      </w:r>
    </w:p>
    <w:p w14:paraId="0F050021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C5F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rmdir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/s /q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myapp</w:t>
      </w:r>
      <w:proofErr w:type="spell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\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migrations</w:t>
      </w:r>
      <w:proofErr w:type="spellEnd"/>
    </w:p>
    <w:p w14:paraId="4DE29CC6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myapp</w:t>
      </w:r>
      <w:proofErr w:type="spellEnd"/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migrations</w:t>
      </w:r>
    </w:p>
    <w:p w14:paraId="09A526E8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type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nul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myapp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migrations</w:t>
      </w:r>
      <w:r w:rsidRPr="008C5F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__init__.py</w:t>
      </w:r>
    </w:p>
    <w:p w14:paraId="1FD256FE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3601767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Удаление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базы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данных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PostgreSQL</w:t>
      </w:r>
    </w:p>
    <w:p w14:paraId="786EAF0B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psql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postgres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-c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"DROP DATABASE </w:t>
      </w:r>
      <w:proofErr w:type="spellStart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obyv</w:t>
      </w:r>
      <w:proofErr w:type="spell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;"</w:t>
      </w:r>
    </w:p>
    <w:p w14:paraId="493E3706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psql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postgres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-c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"CREATE DATABASE </w:t>
      </w:r>
      <w:proofErr w:type="spellStart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obyv</w:t>
      </w:r>
      <w:proofErr w:type="spell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;"</w:t>
      </w:r>
    </w:p>
    <w:p w14:paraId="72D1CF19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602DDD3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Очистка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статики</w:t>
      </w:r>
    </w:p>
    <w:p w14:paraId="6704EFA5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rmdir</w:t>
      </w:r>
      <w:proofErr w:type="spell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/s /q </w:t>
      </w:r>
      <w:proofErr w:type="spellStart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staticfiles</w:t>
      </w:r>
      <w:proofErr w:type="spellEnd"/>
    </w:p>
    <w:p w14:paraId="436A80DB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7DE2B52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Очистка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кэша</w:t>
      </w:r>
      <w:r w:rsidRPr="008C5F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Python</w:t>
      </w:r>
    </w:p>
    <w:p w14:paraId="5130D9DB" w14:textId="77777777" w:rsidR="008C5F5B" w:rsidRPr="008C5F5B" w:rsidRDefault="008C5F5B" w:rsidP="008C5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</w:t>
      </w:r>
      <w:proofErr w:type="gramEnd"/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-name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"*.</w:t>
      </w:r>
      <w:proofErr w:type="spellStart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pyc</w:t>
      </w:r>
      <w:proofErr w:type="spellEnd"/>
      <w:r w:rsidRPr="008C5F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C5F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5F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-delete</w:t>
      </w:r>
    </w:p>
    <w:p w14:paraId="56069413" w14:textId="569FB13E" w:rsidR="008C5F5B" w:rsidRDefault="008C5F5B" w:rsidP="008C5F5B">
      <w:pPr>
        <w:rPr>
          <w:lang w:val="en-US"/>
        </w:rPr>
      </w:pPr>
    </w:p>
    <w:p w14:paraId="475F7555" w14:textId="77777777" w:rsidR="00F93E8D" w:rsidRPr="00EC374E" w:rsidRDefault="00F93E8D" w:rsidP="008C5F5B">
      <w:pPr>
        <w:rPr>
          <w:lang w:val="en-US"/>
        </w:rPr>
      </w:pPr>
    </w:p>
    <w:sectPr w:rsidR="00F93E8D" w:rsidRPr="00EC37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Сергей Иванов">
    <w15:presenceInfo w15:providerId="Windows Live" w15:userId="07fd87d816fabe8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477"/>
    <w:rsid w:val="00075477"/>
    <w:rsid w:val="002B09AC"/>
    <w:rsid w:val="003C6F0D"/>
    <w:rsid w:val="00592CDD"/>
    <w:rsid w:val="00687C41"/>
    <w:rsid w:val="008A2479"/>
    <w:rsid w:val="008C5F5B"/>
    <w:rsid w:val="00BD4FB6"/>
    <w:rsid w:val="00D24FB7"/>
    <w:rsid w:val="00EC374E"/>
    <w:rsid w:val="00F93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2CA86"/>
  <w15:chartTrackingRefBased/>
  <w15:docId w15:val="{ABFDBF91-51AC-44E6-8A74-5D0B127EF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C5F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C5F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C5F5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2B09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B09A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C5F5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C5F5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C5F5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d813de27">
    <w:name w:val="d813de27"/>
    <w:basedOn w:val="a0"/>
    <w:rsid w:val="008C5F5B"/>
  </w:style>
  <w:style w:type="character" w:customStyle="1" w:styleId="token">
    <w:name w:val="token"/>
    <w:basedOn w:val="a0"/>
    <w:rsid w:val="008C5F5B"/>
  </w:style>
  <w:style w:type="paragraph" w:styleId="a3">
    <w:name w:val="Revision"/>
    <w:hidden/>
    <w:uiPriority w:val="99"/>
    <w:semiHidden/>
    <w:rsid w:val="00687C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5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77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84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4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26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9180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2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4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49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44975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7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86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2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19565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6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9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69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24572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0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3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44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11195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97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8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41536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13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40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7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2268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68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2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54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0186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7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17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0002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1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11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69919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31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44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667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7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8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0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459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92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2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17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4577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84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7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5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3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55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0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7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7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8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0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65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43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6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8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5306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8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8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34573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32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66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28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41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908917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89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18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14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43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79299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05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80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2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87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36444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399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95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855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093274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63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85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89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118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888379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4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0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390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10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798641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33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05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10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991649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791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78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25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04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397012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2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03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29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549623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26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12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55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243178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50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12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72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486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675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1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96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6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680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15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84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836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464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5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50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52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779078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12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1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95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80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86900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72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80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1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03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984489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56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15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29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68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960454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687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85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95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224843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18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76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69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0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326294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22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02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79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40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964971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27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20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43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440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338215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77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49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14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9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908826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43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28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139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675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43200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74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88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910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384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0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1104</TotalTime>
  <Pages>45</Pages>
  <Words>14116</Words>
  <Characters>80462</Characters>
  <Application>Microsoft Office Word</Application>
  <DocSecurity>0</DocSecurity>
  <Lines>670</Lines>
  <Paragraphs>188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Иванов</dc:creator>
  <cp:keywords/>
  <dc:description/>
  <cp:lastModifiedBy>Сергей Иванов</cp:lastModifiedBy>
  <cp:revision>3</cp:revision>
  <dcterms:created xsi:type="dcterms:W3CDTF">2026-06-09T10:38:00Z</dcterms:created>
  <dcterms:modified xsi:type="dcterms:W3CDTF">2026-06-10T22:23:00Z</dcterms:modified>
</cp:coreProperties>
</file>